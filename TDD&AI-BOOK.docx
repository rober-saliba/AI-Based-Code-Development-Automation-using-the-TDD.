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22F76" w14:textId="77777777" w:rsidR="00CA082F" w:rsidRDefault="00CA082F" w:rsidP="00CA082F">
      <w:pPr>
        <w:spacing w:after="0"/>
        <w:ind w:left="562" w:right="8301" w:firstLine="0"/>
      </w:pPr>
      <w:bookmarkStart w:id="0" w:name="_Hlk40346230"/>
      <w:bookmarkEnd w:id="0"/>
      <w:r>
        <w:rPr>
          <w:rFonts w:ascii="Calibri" w:eastAsia="Calibri" w:hAnsi="Calibri" w:cs="Calibri"/>
        </w:rPr>
        <w:t xml:space="preserve"> </w:t>
      </w:r>
      <w:r>
        <w:rPr>
          <w:sz w:val="24"/>
        </w:rPr>
        <w:t xml:space="preserve"> </w:t>
      </w:r>
    </w:p>
    <w:p w14:paraId="4B237FE8" w14:textId="22DA525E" w:rsidR="00CA082F" w:rsidRDefault="00AC4E6A" w:rsidP="00CA082F">
      <w:pPr>
        <w:spacing w:after="532"/>
        <w:ind w:left="2624" w:firstLine="0"/>
      </w:pPr>
      <w:r>
        <w:rPr>
          <w:noProof/>
        </w:rPr>
        <w:drawing>
          <wp:inline distT="0" distB="0" distL="0" distR="0" wp14:anchorId="1AFFD9A4" wp14:editId="502C46DC">
            <wp:extent cx="2351447" cy="556287"/>
            <wp:effectExtent l="0" t="0" r="0" b="0"/>
            <wp:docPr id="86736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7325" name="Picture 8673673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376" cy="570938"/>
                    </a:xfrm>
                    <a:prstGeom prst="rect">
                      <a:avLst/>
                    </a:prstGeom>
                  </pic:spPr>
                </pic:pic>
              </a:graphicData>
            </a:graphic>
          </wp:inline>
        </w:drawing>
      </w:r>
    </w:p>
    <w:p w14:paraId="03BDF98E" w14:textId="6F106923" w:rsidR="00CA082F" w:rsidRDefault="00CA082F" w:rsidP="00CA082F">
      <w:pPr>
        <w:spacing w:after="247"/>
        <w:ind w:left="818" w:firstLine="0"/>
      </w:pPr>
    </w:p>
    <w:p w14:paraId="7A142291" w14:textId="6B8CFACE" w:rsidR="00CA082F" w:rsidRDefault="00EB5BD2" w:rsidP="007705A9">
      <w:pPr>
        <w:spacing w:after="242"/>
        <w:ind w:left="33" w:firstLine="0"/>
        <w:jc w:val="center"/>
        <w:rPr>
          <w:ins w:id="1" w:author="robert saliba" w:date="2026-07-16T20:00:00Z" w16du:dateUtc="2026-07-16T17:00:00Z"/>
        </w:rPr>
      </w:pPr>
      <w:ins w:id="2" w:author="robert saliba" w:date="2026-07-16T19:56:00Z" w16du:dateUtc="2026-07-16T16:56:00Z">
        <w:r w:rsidRPr="007705A9">
          <w:rPr>
            <w:b/>
            <w:sz w:val="48"/>
          </w:rPr>
          <w:t>C</w:t>
        </w:r>
      </w:ins>
      <w:ins w:id="3" w:author="robert saliba" w:date="2026-07-16T19:57:00Z" w16du:dateUtc="2026-07-16T16:57:00Z">
        <w:r>
          <w:rPr>
            <w:b/>
            <w:sz w:val="48"/>
          </w:rPr>
          <w:t>apstone</w:t>
        </w:r>
        <w:r w:rsidR="0043528E">
          <w:rPr>
            <w:b/>
            <w:sz w:val="48"/>
          </w:rPr>
          <w:t xml:space="preserve"> Project Phase A</w:t>
        </w:r>
        <w:r w:rsidR="0043528E">
          <w:rPr>
            <w:b/>
            <w:sz w:val="48"/>
          </w:rPr>
          <w:br/>
        </w:r>
      </w:ins>
      <w:ins w:id="4" w:author="robert saliba" w:date="2026-07-16T19:56:00Z" w16du:dateUtc="2026-07-16T16:56:00Z">
        <w:r>
          <w:rPr>
            <w:b/>
            <w:sz w:val="48"/>
          </w:rPr>
          <w:br/>
        </w:r>
      </w:ins>
      <w:r w:rsidR="00993268" w:rsidRPr="007705A9">
        <w:rPr>
          <w:b/>
          <w:sz w:val="48"/>
        </w:rPr>
        <w:t>AI-Based Code Development Automation using the TDD Approach</w:t>
      </w:r>
      <w:r w:rsidR="002B5002" w:rsidRPr="007705A9">
        <w:rPr>
          <w:b/>
          <w:sz w:val="48"/>
          <w:rtl/>
        </w:rPr>
        <w:t xml:space="preserve"> </w:t>
      </w:r>
      <w:r w:rsidR="002B5002" w:rsidRPr="007705A9">
        <w:rPr>
          <w:b/>
          <w:sz w:val="48"/>
        </w:rPr>
        <w:t>B</w:t>
      </w:r>
      <w:r w:rsidR="002B5002" w:rsidRPr="007705A9">
        <w:rPr>
          <w:b/>
          <w:sz w:val="48"/>
          <w:lang w:bidi="ar-SA"/>
        </w:rPr>
        <w:t>ook</w:t>
      </w:r>
      <w:r w:rsidR="00CA082F">
        <w:t xml:space="preserve"> </w:t>
      </w:r>
    </w:p>
    <w:p w14:paraId="5A708B3E" w14:textId="3F78C415" w:rsidR="00222CD5" w:rsidRPr="005E5DAB" w:rsidRDefault="005E5DAB" w:rsidP="005E5DAB">
      <w:pPr>
        <w:spacing w:after="242"/>
        <w:ind w:left="33" w:firstLine="0"/>
        <w:jc w:val="center"/>
        <w:rPr>
          <w:b/>
          <w:bCs/>
          <w:rPrChange w:id="5" w:author="robert saliba" w:date="2026-07-16T20:00:00Z" w16du:dateUtc="2026-07-16T17:00:00Z">
            <w:rPr/>
          </w:rPrChange>
        </w:rPr>
      </w:pPr>
      <w:ins w:id="6" w:author="robert saliba" w:date="2026-07-16T20:01:00Z" w16du:dateUtc="2026-07-16T17:01:00Z">
        <w:r>
          <w:rPr>
            <w:b/>
            <w:bCs/>
          </w:rPr>
          <w:t xml:space="preserve">               </w:t>
        </w:r>
      </w:ins>
      <w:ins w:id="7" w:author="robert saliba" w:date="2026-07-16T20:00:00Z" w16du:dateUtc="2026-07-16T17:00:00Z">
        <w:r>
          <w:rPr>
            <w:b/>
            <w:bCs/>
          </w:rPr>
          <w:fldChar w:fldCharType="begin"/>
        </w:r>
        <w:r>
          <w:rPr>
            <w:b/>
            <w:bCs/>
          </w:rPr>
          <w:instrText>HYPERLINK "https://github.com/rober-saliba/AI-Based-Code-Development-Automation-using-the-TDD."</w:instrText>
        </w:r>
        <w:r>
          <w:rPr>
            <w:b/>
            <w:bCs/>
          </w:rPr>
        </w:r>
        <w:r>
          <w:rPr>
            <w:b/>
            <w:bCs/>
          </w:rPr>
          <w:fldChar w:fldCharType="separate"/>
        </w:r>
        <w:r w:rsidRPr="005E5DAB">
          <w:rPr>
            <w:rStyle w:val="Hyperlink"/>
            <w:b/>
            <w:bCs/>
            <w:rPrChange w:id="8" w:author="robert saliba" w:date="2026-07-16T20:00:00Z" w16du:dateUtc="2026-07-16T17:00:00Z">
              <w:rPr/>
            </w:rPrChange>
          </w:rPr>
          <w:t>Project GIT Repository</w:t>
        </w:r>
        <w:r>
          <w:rPr>
            <w:b/>
            <w:bCs/>
          </w:rPr>
          <w:fldChar w:fldCharType="end"/>
        </w:r>
      </w:ins>
    </w:p>
    <w:p w14:paraId="16FE8BC4" w14:textId="17873188" w:rsidR="00ED301A" w:rsidRPr="00053988" w:rsidRDefault="005E5DAB" w:rsidP="00ED301A">
      <w:pPr>
        <w:spacing w:after="238"/>
        <w:ind w:left="10" w:right="24"/>
        <w:jc w:val="center"/>
        <w:rPr>
          <w:color w:val="000000" w:themeColor="text1"/>
          <w:u w:val="single"/>
        </w:rPr>
      </w:pPr>
      <w:ins w:id="9" w:author="robert saliba" w:date="2026-07-16T20:01:00Z" w16du:dateUtc="2026-07-16T17:01:00Z">
        <w:r>
          <w:t xml:space="preserve"> </w:t>
        </w:r>
      </w:ins>
      <w:del w:id="10" w:author="robert saliba" w:date="2026-07-16T20:01:00Z" w16du:dateUtc="2026-07-16T17:01:00Z">
        <w:r w:rsidR="00CA082F" w:rsidDel="005E5DAB">
          <w:delText xml:space="preserve"> </w:delText>
        </w:r>
      </w:del>
      <w:r w:rsidR="00ED301A" w:rsidRPr="00053988">
        <w:rPr>
          <w:b/>
          <w:color w:val="000000" w:themeColor="text1"/>
          <w:sz w:val="24"/>
          <w:u w:val="single"/>
        </w:rPr>
        <w:t>Code:</w:t>
      </w:r>
      <w:r w:rsidR="00ED301A" w:rsidRPr="00053988">
        <w:rPr>
          <w:u w:val="single"/>
        </w:rPr>
        <w:t xml:space="preserve"> </w:t>
      </w:r>
      <w:r w:rsidR="00ED301A" w:rsidRPr="00053988">
        <w:rPr>
          <w:b/>
          <w:color w:val="000000" w:themeColor="text1"/>
          <w:sz w:val="24"/>
          <w:u w:val="single"/>
        </w:rPr>
        <w:t>26-2-D-3</w:t>
      </w:r>
    </w:p>
    <w:p w14:paraId="717F1147" w14:textId="3E449C9E" w:rsidR="00CA082F" w:rsidRDefault="00CA082F" w:rsidP="00CA082F">
      <w:pPr>
        <w:spacing w:after="271"/>
        <w:ind w:left="33" w:firstLine="0"/>
      </w:pPr>
    </w:p>
    <w:p w14:paraId="32C6D3B2" w14:textId="77777777" w:rsidR="00CA082F" w:rsidRDefault="00CA082F" w:rsidP="00CA082F">
      <w:pPr>
        <w:spacing w:after="238"/>
        <w:ind w:left="10" w:right="24"/>
        <w:jc w:val="center"/>
      </w:pPr>
      <w:r>
        <w:rPr>
          <w:b/>
          <w:sz w:val="24"/>
          <w:u w:val="single" w:color="000000"/>
        </w:rPr>
        <w:t>Authors:</w:t>
      </w:r>
    </w:p>
    <w:p w14:paraId="10B413BB" w14:textId="07D2BA38" w:rsidR="00CA082F" w:rsidRPr="007705A9" w:rsidRDefault="004E5212" w:rsidP="00AE2A55">
      <w:pPr>
        <w:spacing w:after="243"/>
        <w:ind w:left="730" w:right="25" w:firstLine="710"/>
        <w:rPr>
          <w:sz w:val="24"/>
          <w:szCs w:val="24"/>
        </w:rPr>
      </w:pPr>
      <w:r w:rsidRPr="007705A9">
        <w:rPr>
          <w:sz w:val="24"/>
          <w:szCs w:val="24"/>
        </w:rPr>
        <w:t xml:space="preserve">        </w:t>
      </w:r>
      <w:r w:rsidR="00046D06" w:rsidRPr="007705A9">
        <w:rPr>
          <w:sz w:val="24"/>
          <w:szCs w:val="24"/>
        </w:rPr>
        <w:t>Michael Obeid</w:t>
      </w:r>
      <w:r w:rsidR="00CA082F" w:rsidRPr="007705A9">
        <w:rPr>
          <w:sz w:val="24"/>
          <w:szCs w:val="24"/>
        </w:rPr>
        <w:t xml:space="preserve"> </w:t>
      </w:r>
      <w:r w:rsidRPr="007705A9">
        <w:rPr>
          <w:sz w:val="24"/>
          <w:szCs w:val="24"/>
        </w:rPr>
        <w:t xml:space="preserve">     </w:t>
      </w:r>
      <w:r w:rsidR="00A85915">
        <w:rPr>
          <w:sz w:val="24"/>
          <w:szCs w:val="24"/>
        </w:rPr>
        <w:t xml:space="preserve"> </w:t>
      </w:r>
      <w:r w:rsidRPr="007705A9">
        <w:rPr>
          <w:sz w:val="24"/>
          <w:szCs w:val="24"/>
        </w:rPr>
        <w:t xml:space="preserve"> </w:t>
      </w:r>
      <w:r w:rsidR="00CA082F" w:rsidRPr="007705A9">
        <w:rPr>
          <w:sz w:val="24"/>
          <w:szCs w:val="24"/>
        </w:rPr>
        <w:t>ID:</w:t>
      </w:r>
      <w:r w:rsidR="00CA082F" w:rsidRPr="007705A9">
        <w:rPr>
          <w:sz w:val="24"/>
          <w:szCs w:val="24"/>
        </w:rPr>
        <w:tab/>
      </w:r>
      <w:r w:rsidRPr="007705A9">
        <w:rPr>
          <w:sz w:val="24"/>
          <w:szCs w:val="24"/>
        </w:rPr>
        <w:t xml:space="preserve">   </w:t>
      </w:r>
      <w:r w:rsidR="00046D06" w:rsidRPr="007705A9">
        <w:rPr>
          <w:sz w:val="24"/>
          <w:szCs w:val="24"/>
        </w:rPr>
        <w:t xml:space="preserve">211924352  </w:t>
      </w:r>
      <w:r w:rsidR="00A85915">
        <w:rPr>
          <w:sz w:val="24"/>
          <w:szCs w:val="24"/>
        </w:rPr>
        <w:t xml:space="preserve">      </w:t>
      </w:r>
      <w:r w:rsidR="00046D06" w:rsidRPr="007705A9">
        <w:rPr>
          <w:sz w:val="24"/>
          <w:szCs w:val="24"/>
        </w:rPr>
        <w:t xml:space="preserve"> mike.obeid@e.braude.ac.il</w:t>
      </w:r>
    </w:p>
    <w:p w14:paraId="6765AC05" w14:textId="6A6525B5" w:rsidR="00CA082F" w:rsidRPr="007705A9" w:rsidRDefault="00A85915" w:rsidP="004E5212">
      <w:pPr>
        <w:spacing w:after="243"/>
        <w:ind w:left="10" w:right="23"/>
        <w:jc w:val="center"/>
        <w:rPr>
          <w:sz w:val="24"/>
          <w:szCs w:val="24"/>
        </w:rPr>
      </w:pPr>
      <w:r>
        <w:rPr>
          <w:sz w:val="24"/>
          <w:szCs w:val="24"/>
        </w:rPr>
        <w:t xml:space="preserve">             </w:t>
      </w:r>
      <w:r w:rsidR="00046D06" w:rsidRPr="007705A9">
        <w:rPr>
          <w:sz w:val="24"/>
          <w:szCs w:val="24"/>
        </w:rPr>
        <w:t xml:space="preserve">Rober Saliba </w:t>
      </w:r>
      <w:r w:rsidR="00CA082F" w:rsidRPr="007705A9">
        <w:rPr>
          <w:sz w:val="24"/>
          <w:szCs w:val="24"/>
        </w:rPr>
        <w:t xml:space="preserve"> </w:t>
      </w:r>
      <w:r w:rsidR="00053988">
        <w:rPr>
          <w:rFonts w:hint="cs"/>
          <w:sz w:val="24"/>
          <w:szCs w:val="24"/>
          <w:rtl/>
        </w:rPr>
        <w:t xml:space="preserve"> </w:t>
      </w:r>
      <w:r>
        <w:rPr>
          <w:sz w:val="24"/>
          <w:szCs w:val="24"/>
        </w:rPr>
        <w:t xml:space="preserve"> </w:t>
      </w:r>
      <w:r w:rsidR="001C0607">
        <w:rPr>
          <w:sz w:val="24"/>
          <w:szCs w:val="24"/>
        </w:rPr>
        <w:t xml:space="preserve">       </w:t>
      </w:r>
      <w:r w:rsidR="00CA082F" w:rsidRPr="007705A9">
        <w:rPr>
          <w:sz w:val="24"/>
          <w:szCs w:val="24"/>
        </w:rPr>
        <w:t>ID:</w:t>
      </w:r>
      <w:r w:rsidR="00CA082F" w:rsidRPr="007705A9">
        <w:rPr>
          <w:sz w:val="24"/>
          <w:szCs w:val="24"/>
        </w:rPr>
        <w:tab/>
      </w:r>
      <w:r w:rsidR="00046D06" w:rsidRPr="007705A9">
        <w:rPr>
          <w:sz w:val="24"/>
          <w:szCs w:val="24"/>
        </w:rPr>
        <w:t xml:space="preserve">207431859 </w:t>
      </w:r>
      <w:r>
        <w:rPr>
          <w:sz w:val="24"/>
          <w:szCs w:val="24"/>
        </w:rPr>
        <w:t xml:space="preserve">         </w:t>
      </w:r>
      <w:r w:rsidR="00046D06" w:rsidRPr="007705A9">
        <w:rPr>
          <w:sz w:val="24"/>
          <w:szCs w:val="24"/>
        </w:rPr>
        <w:t>rober.saliba@e.braude.ac.il</w:t>
      </w:r>
    </w:p>
    <w:p w14:paraId="428539C5" w14:textId="77777777" w:rsidR="00CA082F" w:rsidRDefault="00CA082F" w:rsidP="00CA082F">
      <w:pPr>
        <w:spacing w:after="242"/>
        <w:ind w:left="38" w:firstLine="0"/>
      </w:pPr>
      <w:r>
        <w:rPr>
          <w:sz w:val="24"/>
        </w:rPr>
        <w:t xml:space="preserve"> </w:t>
      </w:r>
    </w:p>
    <w:p w14:paraId="0C06215F" w14:textId="77777777" w:rsidR="00CA082F" w:rsidDel="00222CD5" w:rsidRDefault="00CA082F" w:rsidP="00CA082F">
      <w:pPr>
        <w:spacing w:after="244"/>
        <w:ind w:left="38" w:firstLine="0"/>
        <w:rPr>
          <w:del w:id="11" w:author="robert saliba" w:date="2026-07-16T19:59:00Z" w16du:dateUtc="2026-07-16T16:59:00Z"/>
        </w:rPr>
      </w:pPr>
      <w:r>
        <w:rPr>
          <w:sz w:val="24"/>
        </w:rPr>
        <w:t xml:space="preserve"> </w:t>
      </w:r>
    </w:p>
    <w:p w14:paraId="623AF514" w14:textId="77777777" w:rsidR="00CA082F" w:rsidDel="00D93B80" w:rsidRDefault="00CA082F" w:rsidP="00CA082F">
      <w:pPr>
        <w:spacing w:after="242"/>
        <w:ind w:left="38" w:firstLine="0"/>
        <w:rPr>
          <w:del w:id="12" w:author="robert saliba" w:date="2026-07-16T19:57:00Z" w16du:dateUtc="2026-07-16T16:57:00Z"/>
        </w:rPr>
      </w:pPr>
      <w:del w:id="13" w:author="robert saliba" w:date="2026-07-16T19:59:00Z" w16du:dateUtc="2026-07-16T16:59:00Z">
        <w:r w:rsidDel="00222CD5">
          <w:rPr>
            <w:sz w:val="24"/>
          </w:rPr>
          <w:delText xml:space="preserve"> </w:delText>
        </w:r>
      </w:del>
    </w:p>
    <w:p w14:paraId="0AD8E99E" w14:textId="77777777" w:rsidR="00CA082F" w:rsidDel="00222CD5" w:rsidRDefault="00CA082F" w:rsidP="00222CD5">
      <w:pPr>
        <w:spacing w:after="242"/>
        <w:ind w:left="0" w:firstLine="0"/>
        <w:rPr>
          <w:del w:id="14" w:author="robert saliba" w:date="2026-07-16T19:59:00Z" w16du:dateUtc="2026-07-16T16:59:00Z"/>
        </w:rPr>
        <w:pPrChange w:id="15" w:author="robert saliba" w:date="2026-07-16T19:59:00Z" w16du:dateUtc="2026-07-16T16:59:00Z">
          <w:pPr>
            <w:spacing w:after="242"/>
            <w:ind w:left="0" w:firstLine="0"/>
          </w:pPr>
        </w:pPrChange>
      </w:pPr>
      <w:del w:id="16" w:author="robert saliba" w:date="2026-07-16T19:57:00Z" w16du:dateUtc="2026-07-16T16:57:00Z">
        <w:r w:rsidDel="00D93B80">
          <w:rPr>
            <w:sz w:val="24"/>
          </w:rPr>
          <w:delText xml:space="preserve"> </w:delText>
        </w:r>
      </w:del>
    </w:p>
    <w:p w14:paraId="3E8714B6" w14:textId="77777777" w:rsidR="00CA082F" w:rsidRDefault="00CA082F" w:rsidP="00222CD5">
      <w:pPr>
        <w:spacing w:after="244"/>
        <w:ind w:left="38" w:firstLine="0"/>
        <w:pPrChange w:id="17" w:author="robert saliba" w:date="2026-07-16T19:59:00Z" w16du:dateUtc="2026-07-16T16:59:00Z">
          <w:pPr>
            <w:spacing w:after="249"/>
            <w:ind w:left="38" w:firstLine="0"/>
          </w:pPr>
        </w:pPrChange>
      </w:pPr>
      <w:del w:id="18" w:author="robert saliba" w:date="2026-07-16T19:59:00Z" w16du:dateUtc="2026-07-16T16:59:00Z">
        <w:r w:rsidDel="00222CD5">
          <w:rPr>
            <w:sz w:val="24"/>
          </w:rPr>
          <w:delText xml:space="preserve"> </w:delText>
        </w:r>
      </w:del>
    </w:p>
    <w:p w14:paraId="5F325A70" w14:textId="6FF10888" w:rsidR="00CA082F" w:rsidRPr="00AA1CF3" w:rsidRDefault="004D6565" w:rsidP="00CA082F">
      <w:pPr>
        <w:spacing w:after="238"/>
        <w:ind w:left="10" w:right="22"/>
        <w:jc w:val="center"/>
        <w:rPr>
          <w:rFonts w:asciiTheme="majorBidi" w:hAnsiTheme="majorBidi" w:cstheme="majorBidi"/>
        </w:rPr>
      </w:pPr>
      <w:r>
        <w:rPr>
          <w:rFonts w:asciiTheme="majorBidi" w:hAnsiTheme="majorBidi" w:cstheme="majorBidi" w:hint="cs"/>
          <w:b/>
          <w:sz w:val="24"/>
          <w:u w:val="single" w:color="000000"/>
          <w:rtl/>
        </w:rPr>
        <w:t xml:space="preserve"> </w:t>
      </w:r>
      <w:r w:rsidR="00CA082F" w:rsidRPr="00AA1CF3">
        <w:rPr>
          <w:rFonts w:asciiTheme="majorBidi" w:hAnsiTheme="majorBidi" w:cstheme="majorBidi"/>
          <w:b/>
          <w:sz w:val="24"/>
          <w:u w:val="single" w:color="000000"/>
        </w:rPr>
        <w:t>Supervisors:</w:t>
      </w:r>
    </w:p>
    <w:p w14:paraId="1765C99A" w14:textId="13DD75DD" w:rsidR="0038793A" w:rsidRPr="00AA1CF3" w:rsidRDefault="00D7798C" w:rsidP="0038793A">
      <w:pPr>
        <w:shd w:val="clear" w:color="auto" w:fill="FFFFFF"/>
        <w:spacing w:after="0"/>
        <w:ind w:right="20" w:firstLine="280"/>
        <w:jc w:val="center"/>
        <w:rPr>
          <w:rFonts w:asciiTheme="majorBidi" w:hAnsiTheme="majorBidi" w:cstheme="majorBidi"/>
          <w:sz w:val="24"/>
          <w:szCs w:val="24"/>
        </w:rPr>
      </w:pPr>
      <w:bookmarkStart w:id="19" w:name="_Hlk34942902"/>
      <w:r w:rsidRPr="00AA1CF3">
        <w:rPr>
          <w:rFonts w:asciiTheme="majorBidi" w:hAnsiTheme="majorBidi" w:cstheme="majorBidi"/>
          <w:sz w:val="24"/>
          <w:szCs w:val="24"/>
        </w:rPr>
        <w:t xml:space="preserve">  </w:t>
      </w:r>
      <w:r w:rsidR="008665CF">
        <w:rPr>
          <w:rFonts w:asciiTheme="majorBidi" w:hAnsiTheme="majorBidi" w:cstheme="majorBidi" w:hint="cs"/>
          <w:sz w:val="24"/>
          <w:szCs w:val="24"/>
          <w:rtl/>
          <w:lang w:bidi="ar-SA"/>
        </w:rPr>
        <w:t xml:space="preserve"> </w:t>
      </w:r>
      <w:r w:rsidRPr="00AA1CF3">
        <w:rPr>
          <w:rFonts w:asciiTheme="majorBidi" w:hAnsiTheme="majorBidi" w:cstheme="majorBidi"/>
          <w:sz w:val="24"/>
          <w:szCs w:val="24"/>
        </w:rPr>
        <w:t xml:space="preserve">   </w:t>
      </w:r>
      <w:r w:rsidR="008665CF">
        <w:rPr>
          <w:rFonts w:asciiTheme="majorBidi" w:hAnsiTheme="majorBidi" w:cstheme="majorBidi" w:hint="cs"/>
          <w:sz w:val="24"/>
          <w:szCs w:val="24"/>
          <w:rtl/>
          <w:lang w:bidi="ar-SA"/>
        </w:rPr>
        <w:t xml:space="preserve">   </w:t>
      </w:r>
      <w:r w:rsidRPr="00AA1CF3">
        <w:rPr>
          <w:rFonts w:asciiTheme="majorBidi" w:hAnsiTheme="majorBidi" w:cstheme="majorBidi"/>
          <w:sz w:val="24"/>
          <w:szCs w:val="24"/>
        </w:rPr>
        <w:t xml:space="preserve"> </w:t>
      </w:r>
      <w:r w:rsidR="0038793A" w:rsidRPr="00AA1CF3">
        <w:rPr>
          <w:rFonts w:asciiTheme="majorBidi" w:hAnsiTheme="majorBidi" w:cstheme="majorBidi"/>
          <w:sz w:val="24"/>
          <w:szCs w:val="24"/>
        </w:rPr>
        <w:t xml:space="preserve">Dr. Katerina </w:t>
      </w:r>
      <w:proofErr w:type="spellStart"/>
      <w:r w:rsidR="0038793A" w:rsidRPr="00AA1CF3">
        <w:rPr>
          <w:rFonts w:asciiTheme="majorBidi" w:hAnsiTheme="majorBidi" w:cstheme="majorBidi"/>
          <w:sz w:val="24"/>
          <w:szCs w:val="24"/>
        </w:rPr>
        <w:t>Korenblat</w:t>
      </w:r>
      <w:proofErr w:type="spellEnd"/>
    </w:p>
    <w:p w14:paraId="13A47F15" w14:textId="3903E4B1" w:rsidR="0034729A" w:rsidRPr="00AA1CF3" w:rsidRDefault="00006A47" w:rsidP="0034729A">
      <w:pPr>
        <w:spacing w:after="243"/>
        <w:ind w:left="10" w:right="24"/>
        <w:jc w:val="center"/>
        <w:rPr>
          <w:rFonts w:asciiTheme="majorBidi" w:hAnsiTheme="majorBidi" w:cstheme="majorBidi"/>
          <w:sz w:val="24"/>
        </w:rPr>
      </w:pPr>
      <w:r w:rsidRPr="00AA1CF3">
        <w:rPr>
          <w:rFonts w:asciiTheme="majorBidi" w:hAnsiTheme="majorBidi" w:cstheme="majorBidi"/>
          <w:sz w:val="24"/>
        </w:rPr>
        <w:t xml:space="preserve">  </w:t>
      </w:r>
      <w:r w:rsidR="00D7798C" w:rsidRPr="00AA1CF3">
        <w:rPr>
          <w:rFonts w:asciiTheme="majorBidi" w:hAnsiTheme="majorBidi" w:cstheme="majorBidi"/>
          <w:sz w:val="24"/>
        </w:rPr>
        <w:t xml:space="preserve"> </w:t>
      </w:r>
      <w:r w:rsidR="008665CF">
        <w:rPr>
          <w:rFonts w:asciiTheme="majorBidi" w:hAnsiTheme="majorBidi" w:cstheme="majorBidi" w:hint="cs"/>
          <w:sz w:val="24"/>
          <w:rtl/>
          <w:lang w:bidi="ar-SA"/>
        </w:rPr>
        <w:t xml:space="preserve"> </w:t>
      </w:r>
      <w:r w:rsidR="004D6565">
        <w:rPr>
          <w:rFonts w:asciiTheme="majorBidi" w:hAnsiTheme="majorBidi" w:cstheme="majorBidi" w:hint="cs"/>
          <w:sz w:val="24"/>
          <w:rtl/>
        </w:rPr>
        <w:t xml:space="preserve"> </w:t>
      </w:r>
      <w:r w:rsidR="00D7798C" w:rsidRPr="00AA1CF3">
        <w:rPr>
          <w:rFonts w:asciiTheme="majorBidi" w:hAnsiTheme="majorBidi" w:cstheme="majorBidi"/>
          <w:sz w:val="24"/>
        </w:rPr>
        <w:t xml:space="preserve">  </w:t>
      </w:r>
      <w:r w:rsidR="008665CF">
        <w:rPr>
          <w:rFonts w:asciiTheme="majorBidi" w:hAnsiTheme="majorBidi" w:cstheme="majorBidi" w:hint="cs"/>
          <w:sz w:val="24"/>
          <w:rtl/>
          <w:lang w:bidi="ar-SA"/>
        </w:rPr>
        <w:t xml:space="preserve"> </w:t>
      </w:r>
      <w:r w:rsidR="00D7798C" w:rsidRPr="00AA1CF3">
        <w:rPr>
          <w:rFonts w:asciiTheme="majorBidi" w:hAnsiTheme="majorBidi" w:cstheme="majorBidi"/>
          <w:sz w:val="24"/>
        </w:rPr>
        <w:t xml:space="preserve"> </w:t>
      </w:r>
      <w:r w:rsidR="008665CF">
        <w:rPr>
          <w:rFonts w:asciiTheme="majorBidi" w:hAnsiTheme="majorBidi" w:cstheme="majorBidi" w:hint="cs"/>
          <w:sz w:val="24"/>
          <w:rtl/>
          <w:lang w:bidi="ar-SA"/>
        </w:rPr>
        <w:t xml:space="preserve"> </w:t>
      </w:r>
      <w:r w:rsidR="00D7798C" w:rsidRPr="00AA1CF3">
        <w:rPr>
          <w:rFonts w:asciiTheme="majorBidi" w:hAnsiTheme="majorBidi" w:cstheme="majorBidi"/>
          <w:sz w:val="24"/>
        </w:rPr>
        <w:t xml:space="preserve"> </w:t>
      </w:r>
      <w:r w:rsidR="008665CF">
        <w:rPr>
          <w:rFonts w:asciiTheme="majorBidi" w:hAnsiTheme="majorBidi" w:cstheme="majorBidi" w:hint="cs"/>
          <w:sz w:val="24"/>
          <w:rtl/>
          <w:lang w:bidi="ar-SA"/>
        </w:rPr>
        <w:t xml:space="preserve"> </w:t>
      </w:r>
      <w:r w:rsidR="00D7798C" w:rsidRPr="00AA1CF3">
        <w:rPr>
          <w:rFonts w:asciiTheme="majorBidi" w:hAnsiTheme="majorBidi" w:cstheme="majorBidi"/>
          <w:sz w:val="24"/>
        </w:rPr>
        <w:t xml:space="preserve"> </w:t>
      </w:r>
      <w:r w:rsidR="0034729A" w:rsidRPr="00AA1CF3">
        <w:rPr>
          <w:rFonts w:asciiTheme="majorBidi" w:hAnsiTheme="majorBidi" w:cstheme="majorBidi"/>
          <w:sz w:val="24"/>
        </w:rPr>
        <w:t>Dr. Dan Lemberg</w:t>
      </w:r>
    </w:p>
    <w:p w14:paraId="2CC2C62A" w14:textId="77777777" w:rsidR="00060A98" w:rsidRPr="00AA1CF3" w:rsidRDefault="00060A98" w:rsidP="00CA082F">
      <w:pPr>
        <w:spacing w:after="243"/>
        <w:ind w:left="10" w:right="24"/>
        <w:jc w:val="center"/>
        <w:rPr>
          <w:rFonts w:asciiTheme="majorBidi" w:hAnsiTheme="majorBidi" w:cstheme="majorBidi"/>
          <w:sz w:val="24"/>
        </w:rPr>
      </w:pPr>
    </w:p>
    <w:p w14:paraId="76022639" w14:textId="7A948B29" w:rsidR="00060A98" w:rsidRPr="00AA1CF3" w:rsidRDefault="008665CF" w:rsidP="00E81F0E">
      <w:pPr>
        <w:spacing w:after="243"/>
        <w:ind w:left="10" w:right="24"/>
        <w:rPr>
          <w:rFonts w:asciiTheme="majorBidi" w:hAnsiTheme="majorBidi" w:cstheme="majorBidi"/>
          <w:b/>
          <w:bCs/>
          <w:sz w:val="24"/>
        </w:rPr>
      </w:pPr>
      <w:r w:rsidRPr="0082359E">
        <w:rPr>
          <w:rFonts w:asciiTheme="majorBidi" w:hAnsiTheme="majorBidi" w:cstheme="majorBidi" w:hint="cs"/>
          <w:sz w:val="24"/>
          <w:rtl/>
          <w:lang w:bidi="ar-SA"/>
        </w:rPr>
        <w:t xml:space="preserve"> </w:t>
      </w:r>
      <w:r w:rsidRPr="0082359E">
        <w:rPr>
          <w:rFonts w:asciiTheme="majorBidi" w:hAnsiTheme="majorBidi" w:cstheme="majorBidi"/>
          <w:sz w:val="24"/>
          <w:rtl/>
          <w:lang w:bidi="ar-SA"/>
        </w:rPr>
        <w:tab/>
      </w:r>
      <w:r w:rsidRPr="0082359E">
        <w:rPr>
          <w:rFonts w:asciiTheme="majorBidi" w:hAnsiTheme="majorBidi" w:cstheme="majorBidi"/>
          <w:sz w:val="24"/>
          <w:rtl/>
          <w:lang w:bidi="ar-SA"/>
        </w:rPr>
        <w:tab/>
      </w:r>
      <w:r w:rsidRPr="0082359E">
        <w:rPr>
          <w:rFonts w:asciiTheme="majorBidi" w:hAnsiTheme="majorBidi" w:cstheme="majorBidi"/>
          <w:sz w:val="24"/>
          <w:rtl/>
          <w:lang w:bidi="ar-SA"/>
        </w:rPr>
        <w:tab/>
      </w:r>
      <w:r w:rsidRPr="0082359E">
        <w:rPr>
          <w:rFonts w:asciiTheme="majorBidi" w:hAnsiTheme="majorBidi" w:cstheme="majorBidi"/>
          <w:sz w:val="24"/>
          <w:rtl/>
          <w:lang w:bidi="ar-SA"/>
        </w:rPr>
        <w:tab/>
      </w:r>
      <w:r w:rsidRPr="0082359E">
        <w:rPr>
          <w:rFonts w:asciiTheme="majorBidi" w:hAnsiTheme="majorBidi" w:cstheme="majorBidi"/>
          <w:sz w:val="24"/>
          <w:rtl/>
          <w:lang w:bidi="ar-SA"/>
        </w:rPr>
        <w:tab/>
      </w:r>
      <w:r w:rsidRPr="0082359E">
        <w:rPr>
          <w:rFonts w:asciiTheme="majorBidi" w:hAnsiTheme="majorBidi" w:cstheme="majorBidi"/>
          <w:sz w:val="24"/>
          <w:rtl/>
          <w:lang w:bidi="ar-SA"/>
        </w:rPr>
        <w:tab/>
      </w:r>
      <w:r w:rsidR="00060A98" w:rsidRPr="00AA1CF3">
        <w:rPr>
          <w:rFonts w:asciiTheme="majorBidi" w:hAnsiTheme="majorBidi" w:cstheme="majorBidi"/>
          <w:b/>
          <w:bCs/>
          <w:sz w:val="24"/>
          <w:u w:val="single"/>
        </w:rPr>
        <w:t>Advisors</w:t>
      </w:r>
      <w:r w:rsidR="00060A98" w:rsidRPr="00AA1CF3">
        <w:rPr>
          <w:rFonts w:asciiTheme="majorBidi" w:hAnsiTheme="majorBidi" w:cstheme="majorBidi"/>
          <w:b/>
          <w:bCs/>
          <w:sz w:val="24"/>
        </w:rPr>
        <w:t>:</w:t>
      </w:r>
    </w:p>
    <w:p w14:paraId="6FFC1833" w14:textId="77777777" w:rsidR="00DD02F3" w:rsidRPr="00AA1CF3" w:rsidRDefault="00DD02F3" w:rsidP="00DD02F3">
      <w:pPr>
        <w:shd w:val="clear" w:color="auto" w:fill="FFFFFF"/>
        <w:spacing w:after="0"/>
        <w:ind w:right="20" w:firstLine="280"/>
        <w:jc w:val="center"/>
        <w:rPr>
          <w:rFonts w:asciiTheme="majorBidi" w:hAnsiTheme="majorBidi" w:cstheme="majorBidi"/>
          <w:sz w:val="24"/>
          <w:szCs w:val="24"/>
        </w:rPr>
      </w:pPr>
      <w:r w:rsidRPr="00AA1CF3">
        <w:rPr>
          <w:rFonts w:asciiTheme="majorBidi" w:hAnsiTheme="majorBidi" w:cstheme="majorBidi"/>
          <w:sz w:val="24"/>
          <w:szCs w:val="24"/>
        </w:rPr>
        <w:t>Dr. Elena Ravve</w:t>
      </w:r>
    </w:p>
    <w:p w14:paraId="17D9D286" w14:textId="7C9AEBB7" w:rsidR="00A16C85" w:rsidRPr="00AA1CF3" w:rsidRDefault="00006A47" w:rsidP="00A16C85">
      <w:pPr>
        <w:spacing w:after="243"/>
        <w:ind w:left="10" w:right="24"/>
        <w:jc w:val="center"/>
        <w:rPr>
          <w:rFonts w:asciiTheme="majorBidi" w:hAnsiTheme="majorBidi" w:cstheme="majorBidi"/>
          <w:sz w:val="24"/>
        </w:rPr>
      </w:pPr>
      <w:r w:rsidRPr="00AA1CF3">
        <w:rPr>
          <w:rFonts w:asciiTheme="majorBidi" w:hAnsiTheme="majorBidi" w:cstheme="majorBidi"/>
          <w:sz w:val="24"/>
        </w:rPr>
        <w:t xml:space="preserve">               </w:t>
      </w:r>
      <w:r w:rsidR="00A16C85" w:rsidRPr="00AA1CF3">
        <w:rPr>
          <w:rFonts w:asciiTheme="majorBidi" w:hAnsiTheme="majorBidi" w:cstheme="majorBidi"/>
          <w:sz w:val="24"/>
        </w:rPr>
        <w:t>Dr. Elena Kleiman</w:t>
      </w:r>
    </w:p>
    <w:bookmarkEnd w:id="19"/>
    <w:p w14:paraId="4C53CDA2" w14:textId="239FC60C" w:rsidR="00CA082F" w:rsidRDefault="00CA082F" w:rsidP="00CA082F">
      <w:pPr>
        <w:spacing w:after="122"/>
        <w:ind w:left="1286" w:firstLine="0"/>
      </w:pPr>
      <w:r>
        <w:rPr>
          <w:b/>
          <w:i/>
        </w:rPr>
        <w:t xml:space="preserve"> </w:t>
      </w:r>
    </w:p>
    <w:p w14:paraId="4604A4EE" w14:textId="77777777" w:rsidR="00CA082F" w:rsidRDefault="00CA082F" w:rsidP="00CA082F">
      <w:pPr>
        <w:spacing w:after="122"/>
        <w:ind w:left="1286" w:firstLine="0"/>
        <w:rPr>
          <w:ins w:id="20" w:author="robert saliba" w:date="2026-07-16T19:59:00Z" w16du:dateUtc="2026-07-16T16:59:00Z"/>
          <w:b/>
          <w:i/>
        </w:rPr>
      </w:pPr>
      <w:r>
        <w:rPr>
          <w:b/>
          <w:i/>
        </w:rPr>
        <w:t xml:space="preserve"> </w:t>
      </w:r>
    </w:p>
    <w:p w14:paraId="73E73731" w14:textId="77777777" w:rsidR="00222CD5" w:rsidRDefault="00222CD5" w:rsidP="00CA082F">
      <w:pPr>
        <w:spacing w:after="122"/>
        <w:ind w:left="1286" w:firstLine="0"/>
        <w:rPr>
          <w:ins w:id="21" w:author="robert saliba" w:date="2026-07-16T19:59:00Z" w16du:dateUtc="2026-07-16T16:59:00Z"/>
          <w:b/>
          <w:i/>
        </w:rPr>
      </w:pPr>
    </w:p>
    <w:p w14:paraId="07AC0CD9" w14:textId="77777777" w:rsidR="00222CD5" w:rsidRDefault="00222CD5" w:rsidP="00CA082F">
      <w:pPr>
        <w:spacing w:after="122"/>
        <w:ind w:left="1286" w:firstLine="0"/>
        <w:rPr>
          <w:b/>
          <w:i/>
        </w:rPr>
      </w:pPr>
    </w:p>
    <w:p w14:paraId="3B381993" w14:textId="77777777" w:rsidR="00CA082F" w:rsidDel="00222CD5" w:rsidRDefault="00CA082F" w:rsidP="00CA082F">
      <w:pPr>
        <w:spacing w:after="122"/>
        <w:ind w:left="1286" w:firstLine="0"/>
        <w:rPr>
          <w:del w:id="22" w:author="robert saliba" w:date="2026-07-16T19:59:00Z" w16du:dateUtc="2026-07-16T16:59:00Z"/>
          <w:b/>
          <w:i/>
        </w:rPr>
      </w:pPr>
    </w:p>
    <w:p w14:paraId="7239F171" w14:textId="77777777" w:rsidR="00CA082F" w:rsidDel="00222CD5" w:rsidRDefault="00CA082F" w:rsidP="00CA082F">
      <w:pPr>
        <w:spacing w:after="122"/>
        <w:ind w:left="1286" w:firstLine="0"/>
        <w:rPr>
          <w:del w:id="23" w:author="robert saliba" w:date="2026-07-16T19:59:00Z" w16du:dateUtc="2026-07-16T16:59:00Z"/>
          <w:b/>
          <w:i/>
        </w:rPr>
      </w:pPr>
    </w:p>
    <w:p w14:paraId="5DCBDE6B" w14:textId="77777777" w:rsidR="00BC7312" w:rsidRDefault="00BC7312" w:rsidP="00222CD5">
      <w:pPr>
        <w:spacing w:after="122"/>
        <w:ind w:left="0" w:firstLine="0"/>
        <w:rPr>
          <w:b/>
          <w:i/>
        </w:rPr>
        <w:pPrChange w:id="24" w:author="robert saliba" w:date="2026-07-16T19:59:00Z" w16du:dateUtc="2026-07-16T16:59:00Z">
          <w:pPr>
            <w:spacing w:after="122"/>
            <w:ind w:left="1286" w:firstLine="0"/>
          </w:pPr>
        </w:pPrChange>
      </w:pPr>
    </w:p>
    <w:p w14:paraId="7C946A69" w14:textId="4B316B06" w:rsidR="00CA082F" w:rsidRPr="00675A90" w:rsidRDefault="00CA082F" w:rsidP="00515ABE">
      <w:pPr>
        <w:spacing w:after="0"/>
        <w:ind w:left="1286" w:firstLine="0"/>
        <w:rPr>
          <w:i/>
        </w:rPr>
      </w:pPr>
      <w:r w:rsidRPr="00675A90">
        <w:rPr>
          <w:b/>
          <w:i/>
        </w:rPr>
        <w:lastRenderedPageBreak/>
        <w:t xml:space="preserve">Abstract. </w:t>
      </w:r>
      <w:r w:rsidRPr="00675A90">
        <w:rPr>
          <w:i/>
          <w:sz w:val="20"/>
        </w:rPr>
        <w:t xml:space="preserve">In this project, our main objective is </w:t>
      </w:r>
      <w:r w:rsidR="00952970" w:rsidRPr="00675A90">
        <w:rPr>
          <w:i/>
        </w:rPr>
        <w:t xml:space="preserve">to investigate </w:t>
      </w:r>
      <w:r w:rsidR="004F7C2B" w:rsidRPr="00675A90">
        <w:rPr>
          <w:i/>
        </w:rPr>
        <w:t xml:space="preserve">whether </w:t>
      </w:r>
      <w:r w:rsidR="00030086" w:rsidRPr="00675A90">
        <w:rPr>
          <w:i/>
        </w:rPr>
        <w:t>tools</w:t>
      </w:r>
      <w:r w:rsidR="004F7C2B" w:rsidRPr="00675A90">
        <w:rPr>
          <w:i/>
        </w:rPr>
        <w:t xml:space="preserve"> </w:t>
      </w:r>
      <w:r w:rsidR="00030086" w:rsidRPr="00675A90">
        <w:rPr>
          <w:i/>
        </w:rPr>
        <w:t>of Machine</w:t>
      </w:r>
      <w:r w:rsidR="004F7C2B" w:rsidRPr="00675A90">
        <w:rPr>
          <w:i/>
        </w:rPr>
        <w:t xml:space="preserve"> Learning (ML) and Artificial Intelligence (AI) </w:t>
      </w:r>
      <w:r w:rsidR="00952970" w:rsidRPr="00675A90">
        <w:rPr>
          <w:i/>
        </w:rPr>
        <w:t xml:space="preserve">can </w:t>
      </w:r>
      <w:r w:rsidR="004F7C2B" w:rsidRPr="00675A90">
        <w:rPr>
          <w:i/>
        </w:rPr>
        <w:t xml:space="preserve">significantly reduce efforts </w:t>
      </w:r>
      <w:r w:rsidR="00030086" w:rsidRPr="00675A90">
        <w:rPr>
          <w:i/>
        </w:rPr>
        <w:t>of source</w:t>
      </w:r>
      <w:r w:rsidR="00952970" w:rsidRPr="00675A90">
        <w:rPr>
          <w:i/>
        </w:rPr>
        <w:t xml:space="preserve"> code </w:t>
      </w:r>
      <w:r w:rsidR="004F7C2B" w:rsidRPr="00675A90">
        <w:rPr>
          <w:i/>
        </w:rPr>
        <w:t>writing based</w:t>
      </w:r>
      <w:r w:rsidR="00952970" w:rsidRPr="00675A90">
        <w:rPr>
          <w:i/>
        </w:rPr>
        <w:t xml:space="preserve"> on structured test cases within the framework of Test-Driven Development (TDD)</w:t>
      </w:r>
      <w:r w:rsidR="00030086" w:rsidRPr="00675A90">
        <w:rPr>
          <w:i/>
        </w:rPr>
        <w:t xml:space="preserve"> and under which additional </w:t>
      </w:r>
      <w:r w:rsidR="005F16C6" w:rsidRPr="00675A90">
        <w:rPr>
          <w:i/>
        </w:rPr>
        <w:t>conditions,</w:t>
      </w:r>
      <w:r w:rsidR="00030086" w:rsidRPr="00675A90">
        <w:rPr>
          <w:i/>
        </w:rPr>
        <w:t xml:space="preserve"> if any</w:t>
      </w:r>
      <w:r w:rsidR="00952970" w:rsidRPr="00675A90">
        <w:rPr>
          <w:i/>
        </w:rPr>
        <w:t>. We aim to explore what type of input</w:t>
      </w:r>
      <w:r w:rsidR="004F7C2B" w:rsidRPr="00675A90">
        <w:rPr>
          <w:i/>
        </w:rPr>
        <w:t>s</w:t>
      </w:r>
      <w:r w:rsidR="00952970" w:rsidRPr="00675A90">
        <w:rPr>
          <w:i/>
        </w:rPr>
        <w:t xml:space="preserve"> and context</w:t>
      </w:r>
      <w:r w:rsidR="004F7C2B" w:rsidRPr="00675A90">
        <w:rPr>
          <w:i/>
        </w:rPr>
        <w:t>s</w:t>
      </w:r>
      <w:r w:rsidR="00952970" w:rsidRPr="00675A90">
        <w:rPr>
          <w:i/>
        </w:rPr>
        <w:t xml:space="preserve"> enable the AI model to produce correct and reliable implementations. The project focuses on understanding the capabilities and limitations of automated code generation in a controlled and systematic manner</w:t>
      </w:r>
      <w:r w:rsidR="004F7C2B" w:rsidRPr="00675A90">
        <w:rPr>
          <w:i/>
        </w:rPr>
        <w:t xml:space="preserve">, </w:t>
      </w:r>
      <w:r w:rsidR="00046D06" w:rsidRPr="00675A90">
        <w:rPr>
          <w:i/>
        </w:rPr>
        <w:t xml:space="preserve">based on </w:t>
      </w:r>
      <w:proofErr w:type="gramStart"/>
      <w:r w:rsidR="00046D06" w:rsidRPr="00675A90">
        <w:rPr>
          <w:i/>
        </w:rPr>
        <w:t xml:space="preserve">provided </w:t>
      </w:r>
      <w:r w:rsidR="004F7C2B" w:rsidRPr="00675A90">
        <w:rPr>
          <w:i/>
        </w:rPr>
        <w:t>ahead</w:t>
      </w:r>
      <w:proofErr w:type="gramEnd"/>
      <w:r w:rsidR="004F7C2B" w:rsidRPr="00675A90">
        <w:rPr>
          <w:i/>
        </w:rPr>
        <w:t xml:space="preserve"> unit </w:t>
      </w:r>
      <w:r w:rsidR="00046D06" w:rsidRPr="00675A90">
        <w:rPr>
          <w:i/>
        </w:rPr>
        <w:t>test case</w:t>
      </w:r>
      <w:r w:rsidR="004F7C2B" w:rsidRPr="00675A90">
        <w:rPr>
          <w:i/>
        </w:rPr>
        <w:t xml:space="preserve">s and additional information </w:t>
      </w:r>
      <w:r w:rsidR="005F16C6" w:rsidRPr="00675A90">
        <w:rPr>
          <w:i/>
        </w:rPr>
        <w:t xml:space="preserve">effectively </w:t>
      </w:r>
      <w:r w:rsidR="004F7C2B" w:rsidRPr="00675A90">
        <w:rPr>
          <w:i/>
        </w:rPr>
        <w:t>derived from the corresponding specifications</w:t>
      </w:r>
      <w:r w:rsidR="008A2B2E" w:rsidRPr="00675A90">
        <w:rPr>
          <w:i/>
        </w:rPr>
        <w:t>.</w:t>
      </w:r>
    </w:p>
    <w:p w14:paraId="0CFAFC37" w14:textId="77777777" w:rsidR="008A2B2E" w:rsidRPr="005F16C6" w:rsidRDefault="008A2B2E" w:rsidP="00515ABE">
      <w:pPr>
        <w:spacing w:after="0"/>
        <w:ind w:left="1286" w:firstLine="0"/>
        <w:rPr>
          <w:i/>
        </w:rPr>
      </w:pPr>
    </w:p>
    <w:p w14:paraId="64C34769" w14:textId="77777777" w:rsidR="00CA082F" w:rsidRDefault="00CA082F" w:rsidP="00CA082F">
      <w:pPr>
        <w:spacing w:after="123"/>
        <w:ind w:left="566" w:right="582" w:firstLine="0"/>
        <w:rPr>
          <w:i/>
          <w:sz w:val="20"/>
        </w:rPr>
      </w:pPr>
      <w:r>
        <w:rPr>
          <w:b/>
          <w:i/>
          <w:sz w:val="20"/>
        </w:rPr>
        <w:t>Keywords:</w:t>
      </w:r>
      <w:r>
        <w:rPr>
          <w:i/>
          <w:sz w:val="20"/>
        </w:rPr>
        <w:t xml:space="preserve"> </w:t>
      </w:r>
    </w:p>
    <w:p w14:paraId="1B373F4E" w14:textId="37997944" w:rsidR="00004136" w:rsidRDefault="00004136">
      <w:pPr>
        <w:pStyle w:val="ListParagraph"/>
        <w:numPr>
          <w:ilvl w:val="0"/>
          <w:numId w:val="65"/>
        </w:numPr>
        <w:spacing w:after="123"/>
        <w:ind w:right="582"/>
      </w:pPr>
      <w:r>
        <w:t>Machine Learning (ML)</w:t>
      </w:r>
    </w:p>
    <w:p w14:paraId="2226955F" w14:textId="1C8D5314" w:rsidR="00046D06" w:rsidRDefault="00046D06" w:rsidP="008A2B2E">
      <w:pPr>
        <w:pStyle w:val="ListParagraph"/>
        <w:numPr>
          <w:ilvl w:val="0"/>
          <w:numId w:val="65"/>
        </w:numPr>
        <w:spacing w:after="123"/>
        <w:ind w:right="582"/>
      </w:pPr>
      <w:r>
        <w:t>Artificial Intelligence</w:t>
      </w:r>
      <w:r w:rsidR="00004136">
        <w:t xml:space="preserve"> (AI)</w:t>
      </w:r>
    </w:p>
    <w:p w14:paraId="01B268C7" w14:textId="77777777" w:rsidR="00046D06" w:rsidRDefault="00046D06" w:rsidP="008A2B2E">
      <w:pPr>
        <w:pStyle w:val="ListParagraph"/>
        <w:numPr>
          <w:ilvl w:val="0"/>
          <w:numId w:val="65"/>
        </w:numPr>
        <w:spacing w:after="123"/>
        <w:ind w:right="582"/>
      </w:pPr>
      <w:r>
        <w:t>Test-Driven Development (TDD)</w:t>
      </w:r>
    </w:p>
    <w:p w14:paraId="6F28F6E8" w14:textId="77777777" w:rsidR="009D44B2" w:rsidRDefault="00046D06">
      <w:pPr>
        <w:pStyle w:val="ListParagraph"/>
        <w:numPr>
          <w:ilvl w:val="0"/>
          <w:numId w:val="65"/>
        </w:numPr>
        <w:spacing w:after="123"/>
        <w:ind w:right="582"/>
      </w:pPr>
      <w:r>
        <w:t xml:space="preserve">Code Generation, </w:t>
      </w:r>
    </w:p>
    <w:p w14:paraId="4C96C88F" w14:textId="2F51C616" w:rsidR="00046D06" w:rsidRDefault="00046D06" w:rsidP="008A2B2E">
      <w:pPr>
        <w:pStyle w:val="ListParagraph"/>
        <w:numPr>
          <w:ilvl w:val="0"/>
          <w:numId w:val="65"/>
        </w:numPr>
        <w:spacing w:after="123"/>
        <w:ind w:right="582"/>
      </w:pPr>
      <w:r>
        <w:t>Software Engineering</w:t>
      </w:r>
    </w:p>
    <w:p w14:paraId="727CD220" w14:textId="0A84FD8C" w:rsidR="00046D06" w:rsidRDefault="00046D06" w:rsidP="00E82B2B">
      <w:pPr>
        <w:pStyle w:val="ListParagraph"/>
        <w:numPr>
          <w:ilvl w:val="0"/>
          <w:numId w:val="65"/>
        </w:numPr>
        <w:spacing w:after="123"/>
        <w:ind w:right="582"/>
      </w:pPr>
      <w:r>
        <w:t xml:space="preserve">Large Language </w:t>
      </w:r>
      <w:r w:rsidR="00AA1CF3">
        <w:t>Models (</w:t>
      </w:r>
      <w:r w:rsidR="00E82B2B" w:rsidRPr="00E82B2B">
        <w:t>LLMs</w:t>
      </w:r>
      <w:r w:rsidR="00E82B2B">
        <w:t>)</w:t>
      </w:r>
    </w:p>
    <w:p w14:paraId="50559A89" w14:textId="77777777" w:rsidR="00046D06" w:rsidRDefault="00046D06" w:rsidP="008A2B2E">
      <w:pPr>
        <w:pStyle w:val="ListParagraph"/>
        <w:numPr>
          <w:ilvl w:val="0"/>
          <w:numId w:val="65"/>
        </w:numPr>
        <w:spacing w:after="123"/>
        <w:ind w:right="582"/>
      </w:pPr>
      <w:r>
        <w:t>Automated Programming</w:t>
      </w:r>
    </w:p>
    <w:p w14:paraId="1D1949AB" w14:textId="3097F318" w:rsidR="00046D06" w:rsidRPr="00046D06" w:rsidRDefault="00046D06" w:rsidP="008A2B2E">
      <w:pPr>
        <w:pStyle w:val="ListParagraph"/>
        <w:numPr>
          <w:ilvl w:val="0"/>
          <w:numId w:val="65"/>
        </w:numPr>
        <w:spacing w:after="123"/>
        <w:ind w:right="582"/>
      </w:pPr>
      <w:r>
        <w:t>Unit Testing</w:t>
      </w:r>
    </w:p>
    <w:p w14:paraId="2EA040D6" w14:textId="77777777" w:rsidR="00E83C91" w:rsidRDefault="00634491" w:rsidP="007A3540">
      <w:pPr>
        <w:pStyle w:val="Heading1"/>
        <w:spacing w:after="236"/>
        <w:ind w:left="7"/>
        <w:rPr>
          <w:color w:val="auto"/>
        </w:rPr>
      </w:pPr>
      <w:r w:rsidRPr="00940F0F">
        <w:rPr>
          <w:color w:val="auto"/>
        </w:rPr>
        <w:t>1.</w:t>
      </w:r>
      <w:r w:rsidRPr="00940F0F">
        <w:rPr>
          <w:rFonts w:ascii="Arial" w:eastAsia="Arial" w:hAnsi="Arial" w:cs="Arial"/>
          <w:color w:val="auto"/>
        </w:rPr>
        <w:t xml:space="preserve"> </w:t>
      </w:r>
      <w:r w:rsidRPr="00940F0F">
        <w:rPr>
          <w:color w:val="auto"/>
        </w:rPr>
        <w:t xml:space="preserve">INTRODUCTION </w:t>
      </w:r>
    </w:p>
    <w:p w14:paraId="6F30DE41" w14:textId="4170134A" w:rsidR="00434030" w:rsidRPr="00434030" w:rsidRDefault="00434030" w:rsidP="00434030">
      <w:pPr>
        <w:pStyle w:val="isselectedend"/>
        <w:ind w:left="720"/>
      </w:pPr>
      <w:r w:rsidRPr="00434030">
        <w:t>Software development is becoming increasingly complex, and developers are constantly looking for tools that can help automate parts of the programming process. Writing correct and reliable code requires time, experience, and careful testing. A well-known methodology designed to ensure code reliability is TDD, where tests that describe the expected behavior of the system are written before the implementation. However, while highly regarded and widely discussed, strict TDD is often considered mostly theoretical and is notoriously difficult to apply consistently in real-world industry practice. Bridging this gap between the theoretical ideals of TDD and practical, automated application is a core motivation for our project.</w:t>
      </w:r>
    </w:p>
    <w:p w14:paraId="40CB489E" w14:textId="6C874DB8" w:rsidR="00434030" w:rsidRPr="00434030" w:rsidRDefault="00434030" w:rsidP="00E82B2B">
      <w:pPr>
        <w:pStyle w:val="isselectedend"/>
        <w:ind w:left="720"/>
      </w:pPr>
      <w:r w:rsidRPr="00434030">
        <w:t xml:space="preserve">In recent years, artificial </w:t>
      </w:r>
      <w:r w:rsidR="00047FF3" w:rsidRPr="00434030">
        <w:t xml:space="preserve">intelligence, </w:t>
      </w:r>
      <w:r w:rsidRPr="00434030">
        <w:t xml:space="preserve">specifically </w:t>
      </w:r>
      <w:r w:rsidR="00E82B2B" w:rsidRPr="00E82B2B">
        <w:t>LLMs</w:t>
      </w:r>
      <w:r w:rsidR="00E82B2B" w:rsidRPr="00E82B2B" w:rsidDel="00E82B2B">
        <w:t xml:space="preserve"> </w:t>
      </w:r>
      <w:r w:rsidR="00E36F4E" w:rsidRPr="00E36F4E">
        <w:t xml:space="preserve">integrated via API </w:t>
      </w:r>
      <w:r w:rsidR="00B1121B" w:rsidRPr="00E36F4E">
        <w:t>architecture</w:t>
      </w:r>
      <w:r w:rsidR="00B1121B" w:rsidRPr="00434030">
        <w:t xml:space="preserve"> has</w:t>
      </w:r>
      <w:r w:rsidRPr="00434030">
        <w:t xml:space="preserve"> shown strong capabilities in generating source code. While these models can assist developers by suggesting code and detecting errors, combining them with a strict TDD loop presents a unique challenge: standard AI tools tend to rewrite entire scripts from scratch rather than making the precise, incremental changes that </w:t>
      </w:r>
      <w:r w:rsidR="00EA6B2F">
        <w:t>original</w:t>
      </w:r>
      <w:r w:rsidR="00EA6B2F" w:rsidRPr="00434030">
        <w:t xml:space="preserve"> </w:t>
      </w:r>
      <w:r w:rsidRPr="00434030">
        <w:t>TDD lifecycle requires.</w:t>
      </w:r>
    </w:p>
    <w:p w14:paraId="51ADA98B" w14:textId="4A8E4211" w:rsidR="00434030" w:rsidRPr="00434030" w:rsidRDefault="00434030" w:rsidP="00BD1691">
      <w:pPr>
        <w:pStyle w:val="isselectedend"/>
        <w:ind w:left="720"/>
      </w:pPr>
      <w:r w:rsidRPr="00434030">
        <w:t xml:space="preserve">In this project, we explore the development of an automated pipeline that acts as the developer in the TDD cycle. Crucially, our system does not rely on test cases alone. Instead, it receives a strict, structured combination of inputs: a sequential test </w:t>
      </w:r>
      <w:r w:rsidR="00D847F0" w:rsidRPr="00434030">
        <w:t>case</w:t>
      </w:r>
      <w:r w:rsidR="00D847F0" w:rsidRPr="00D36C2F">
        <w:t xml:space="preserve"> the</w:t>
      </w:r>
      <w:r w:rsidR="00D36C2F" w:rsidRPr="00D36C2F">
        <w:t xml:space="preserve"> previously generated source code (Code </w:t>
      </w:r>
      <w:r w:rsidR="00D36C2F" w:rsidRPr="00A922D3">
        <w:rPr>
          <w:vertAlign w:val="subscript"/>
        </w:rPr>
        <w:t>i-1</w:t>
      </w:r>
      <w:r w:rsidR="00D36C2F" w:rsidRPr="00D36C2F">
        <w:t xml:space="preserve">, with the initial Code </w:t>
      </w:r>
      <w:r w:rsidR="00D36C2F" w:rsidRPr="00A9032C">
        <w:rPr>
          <w:vertAlign w:val="subscript"/>
        </w:rPr>
        <w:t>0</w:t>
      </w:r>
      <w:r w:rsidR="00D36C2F" w:rsidRPr="00D36C2F">
        <w:t xml:space="preserve"> being an empty file or base template), and an immutable specification file (an additional input efficiently derived from the original specification).</w:t>
      </w:r>
      <w:r w:rsidRPr="00434030">
        <w:t xml:space="preserve">The primary goal is </w:t>
      </w:r>
      <w:r w:rsidR="00D847F0" w:rsidRPr="00434030">
        <w:t>to investigate</w:t>
      </w:r>
      <w:r w:rsidRPr="00434030">
        <w:t xml:space="preserve"> whether bounding the </w:t>
      </w:r>
      <w:r w:rsidR="00BD1691" w:rsidRPr="00BD1691">
        <w:t>LLM's</w:t>
      </w:r>
      <w:r w:rsidR="00344F7A">
        <w:t xml:space="preserve"> </w:t>
      </w:r>
      <w:r w:rsidRPr="00434030">
        <w:t xml:space="preserve">context with these specific inputs forces it to produce reliable, incremental code updates and </w:t>
      </w:r>
      <w:r w:rsidR="008D1420" w:rsidRPr="008D1420">
        <w:t>suitable</w:t>
      </w:r>
      <w:r w:rsidRPr="00434030">
        <w:t xml:space="preserve"> refactoring, </w:t>
      </w:r>
      <w:r w:rsidR="00CB6F6D">
        <w:t xml:space="preserve">all </w:t>
      </w:r>
      <w:r w:rsidRPr="00434030">
        <w:t>preventing full-file rewrites.</w:t>
      </w:r>
    </w:p>
    <w:p w14:paraId="0E4E12AA" w14:textId="77777777" w:rsidR="00434030" w:rsidRPr="00434030" w:rsidRDefault="00434030" w:rsidP="00434030">
      <w:pPr>
        <w:pStyle w:val="isselectedend"/>
        <w:ind w:left="720"/>
      </w:pPr>
      <w:r w:rsidRPr="00434030">
        <w:t>At this stage of the project, our work focuses on understanding these algorithmic and implementation challenges, defining the specific system requirements, and examining how our specification-driven approach compares to existing agentic debugging tools in the field of automated software development.</w:t>
      </w:r>
    </w:p>
    <w:p w14:paraId="21EDE08A" w14:textId="77777777" w:rsidR="00046D06" w:rsidRPr="00032BCC" w:rsidRDefault="00046D06" w:rsidP="00AF2959"/>
    <w:p w14:paraId="54E415C7" w14:textId="54414306" w:rsidR="00E83C91" w:rsidRPr="00AF2959" w:rsidRDefault="00634491" w:rsidP="007E290F">
      <w:pPr>
        <w:pStyle w:val="Heading2"/>
        <w:numPr>
          <w:ilvl w:val="1"/>
          <w:numId w:val="63"/>
        </w:numPr>
        <w:rPr>
          <w:color w:val="auto"/>
          <w:sz w:val="24"/>
          <w:szCs w:val="24"/>
        </w:rPr>
      </w:pPr>
      <w:r w:rsidRPr="00AF2959">
        <w:rPr>
          <w:color w:val="auto"/>
          <w:sz w:val="24"/>
          <w:szCs w:val="24"/>
        </w:rPr>
        <w:t xml:space="preserve">Organization </w:t>
      </w:r>
      <w:r w:rsidR="009D7CCC" w:rsidRPr="00AF2959">
        <w:rPr>
          <w:color w:val="auto"/>
          <w:sz w:val="24"/>
          <w:szCs w:val="24"/>
        </w:rPr>
        <w:t>o</w:t>
      </w:r>
      <w:r w:rsidR="003516BC" w:rsidRPr="00AF2959">
        <w:rPr>
          <w:color w:val="auto"/>
          <w:sz w:val="24"/>
          <w:szCs w:val="24"/>
        </w:rPr>
        <w:t xml:space="preserve">f </w:t>
      </w:r>
      <w:r w:rsidR="009D7CCC" w:rsidRPr="00AF2959">
        <w:rPr>
          <w:color w:val="auto"/>
          <w:sz w:val="24"/>
          <w:szCs w:val="24"/>
        </w:rPr>
        <w:t>t</w:t>
      </w:r>
      <w:r w:rsidR="003516BC" w:rsidRPr="00AF2959">
        <w:rPr>
          <w:color w:val="auto"/>
          <w:sz w:val="24"/>
          <w:szCs w:val="24"/>
        </w:rPr>
        <w:t xml:space="preserve">he </w:t>
      </w:r>
      <w:r w:rsidR="009D7CCC" w:rsidRPr="00AF2959">
        <w:rPr>
          <w:color w:val="auto"/>
          <w:sz w:val="24"/>
          <w:szCs w:val="24"/>
        </w:rPr>
        <w:t>Book</w:t>
      </w:r>
    </w:p>
    <w:p w14:paraId="3E0068A8" w14:textId="77777777" w:rsidR="004941D0" w:rsidRPr="00C610D2" w:rsidRDefault="004941D0" w:rsidP="004941D0">
      <w:pPr>
        <w:ind w:left="1080" w:right="575" w:firstLine="0"/>
        <w:rPr>
          <w:rFonts w:asciiTheme="majorBidi" w:hAnsiTheme="majorBidi" w:cstheme="majorBidi"/>
          <w:sz w:val="24"/>
          <w:szCs w:val="24"/>
        </w:rPr>
      </w:pPr>
      <w:r w:rsidRPr="00AF2959">
        <w:rPr>
          <w:sz w:val="24"/>
          <w:szCs w:val="24"/>
        </w:rPr>
        <w:t>The project is organized as follows:</w:t>
      </w:r>
      <w:r w:rsidRPr="00AF2959">
        <w:rPr>
          <w:rFonts w:ascii="Calibri" w:eastAsia="Calibri" w:hAnsi="Calibri" w:cs="Calibri"/>
          <w:sz w:val="24"/>
          <w:szCs w:val="24"/>
        </w:rPr>
        <w:t xml:space="preserve"> </w:t>
      </w:r>
    </w:p>
    <w:p w14:paraId="30BBDB89" w14:textId="77777777" w:rsidR="004941D0" w:rsidRPr="00C610D2" w:rsidRDefault="004941D0" w:rsidP="004941D0">
      <w:pPr>
        <w:spacing w:after="95"/>
        <w:ind w:left="1080" w:right="575" w:firstLine="0"/>
        <w:rPr>
          <w:rFonts w:asciiTheme="majorBidi" w:hAnsiTheme="majorBidi" w:cstheme="majorBidi"/>
          <w:b/>
          <w:bCs/>
          <w:sz w:val="24"/>
          <w:szCs w:val="24"/>
        </w:rPr>
      </w:pPr>
      <w:r w:rsidRPr="00C610D2">
        <w:rPr>
          <w:rFonts w:asciiTheme="majorBidi" w:hAnsiTheme="majorBidi" w:cstheme="majorBidi"/>
          <w:b/>
          <w:bCs/>
          <w:sz w:val="24"/>
          <w:szCs w:val="24"/>
        </w:rPr>
        <w:t xml:space="preserve">Chapter 1: Introduction </w:t>
      </w:r>
    </w:p>
    <w:p w14:paraId="31E1DCD4" w14:textId="256D3E4A" w:rsidR="004941D0" w:rsidRPr="00982D10" w:rsidRDefault="004941D0" w:rsidP="00982D10">
      <w:pPr>
        <w:pStyle w:val="ListParagraph"/>
        <w:numPr>
          <w:ilvl w:val="1"/>
          <w:numId w:val="106"/>
        </w:numPr>
        <w:spacing w:after="95"/>
        <w:ind w:right="575"/>
        <w:rPr>
          <w:rFonts w:asciiTheme="majorBidi" w:hAnsiTheme="majorBidi" w:cstheme="majorBidi"/>
          <w:sz w:val="24"/>
          <w:szCs w:val="24"/>
        </w:rPr>
      </w:pPr>
      <w:r w:rsidRPr="00982D10">
        <w:rPr>
          <w:rFonts w:asciiTheme="majorBidi" w:hAnsiTheme="majorBidi" w:cstheme="majorBidi"/>
          <w:sz w:val="24"/>
          <w:szCs w:val="24"/>
        </w:rPr>
        <w:t>Organization of the Book</w:t>
      </w:r>
    </w:p>
    <w:p w14:paraId="40E1847C" w14:textId="017BAF53" w:rsidR="004941D0" w:rsidRPr="00C610D2" w:rsidRDefault="004F492F" w:rsidP="00982D10">
      <w:pPr>
        <w:spacing w:after="115"/>
        <w:ind w:left="1170" w:firstLine="0"/>
        <w:rPr>
          <w:rFonts w:asciiTheme="majorBidi" w:hAnsiTheme="majorBidi" w:cstheme="majorBidi"/>
          <w:bCs/>
          <w:color w:val="auto"/>
          <w:sz w:val="24"/>
          <w:szCs w:val="24"/>
        </w:rPr>
      </w:pPr>
      <w:r>
        <w:rPr>
          <w:rFonts w:asciiTheme="majorBidi" w:hAnsiTheme="majorBidi" w:cstheme="majorBidi"/>
          <w:bCs/>
          <w:color w:val="auto"/>
          <w:sz w:val="24"/>
          <w:szCs w:val="24"/>
        </w:rPr>
        <w:t xml:space="preserve">1.2 </w:t>
      </w:r>
      <w:r w:rsidR="004941D0" w:rsidRPr="00C610D2">
        <w:rPr>
          <w:rFonts w:asciiTheme="majorBidi" w:hAnsiTheme="majorBidi" w:cstheme="majorBidi"/>
          <w:bCs/>
          <w:color w:val="auto"/>
          <w:sz w:val="24"/>
          <w:szCs w:val="24"/>
        </w:rPr>
        <w:t xml:space="preserve">What </w:t>
      </w:r>
      <w:proofErr w:type="gramStart"/>
      <w:r w:rsidR="004941D0" w:rsidRPr="00C610D2">
        <w:rPr>
          <w:rFonts w:asciiTheme="majorBidi" w:hAnsiTheme="majorBidi" w:cstheme="majorBidi"/>
          <w:bCs/>
          <w:color w:val="auto"/>
          <w:sz w:val="24"/>
          <w:szCs w:val="24"/>
        </w:rPr>
        <w:t>We Are</w:t>
      </w:r>
      <w:proofErr w:type="gramEnd"/>
      <w:r w:rsidR="004941D0" w:rsidRPr="00C610D2">
        <w:rPr>
          <w:rFonts w:asciiTheme="majorBidi" w:hAnsiTheme="majorBidi" w:cstheme="majorBidi"/>
          <w:bCs/>
          <w:color w:val="auto"/>
          <w:sz w:val="24"/>
          <w:szCs w:val="24"/>
        </w:rPr>
        <w:t xml:space="preserve"> Going </w:t>
      </w:r>
      <w:proofErr w:type="gramStart"/>
      <w:r w:rsidR="004941D0" w:rsidRPr="00C610D2">
        <w:rPr>
          <w:rFonts w:asciiTheme="majorBidi" w:hAnsiTheme="majorBidi" w:cstheme="majorBidi"/>
          <w:bCs/>
          <w:color w:val="auto"/>
          <w:sz w:val="24"/>
          <w:szCs w:val="24"/>
        </w:rPr>
        <w:t>To</w:t>
      </w:r>
      <w:proofErr w:type="gramEnd"/>
      <w:r w:rsidR="004941D0" w:rsidRPr="00C610D2">
        <w:rPr>
          <w:rFonts w:asciiTheme="majorBidi" w:hAnsiTheme="majorBidi" w:cstheme="majorBidi"/>
          <w:bCs/>
          <w:color w:val="auto"/>
          <w:sz w:val="24"/>
          <w:szCs w:val="24"/>
        </w:rPr>
        <w:t xml:space="preserve"> Do? </w:t>
      </w:r>
    </w:p>
    <w:p w14:paraId="26A4703A" w14:textId="3D7BF01D" w:rsidR="004941D0" w:rsidRPr="00982D10" w:rsidRDefault="004F492F" w:rsidP="00982D10">
      <w:pPr>
        <w:spacing w:after="95"/>
        <w:ind w:left="1170" w:right="575" w:firstLine="0"/>
        <w:rPr>
          <w:rFonts w:asciiTheme="majorBidi" w:hAnsiTheme="majorBidi" w:cstheme="majorBidi"/>
          <w:bCs/>
          <w:sz w:val="24"/>
          <w:szCs w:val="24"/>
        </w:rPr>
      </w:pPr>
      <w:r>
        <w:rPr>
          <w:rFonts w:asciiTheme="majorBidi" w:hAnsiTheme="majorBidi" w:cstheme="majorBidi"/>
          <w:bCs/>
          <w:color w:val="auto"/>
          <w:sz w:val="24"/>
          <w:szCs w:val="24"/>
        </w:rPr>
        <w:t xml:space="preserve">1.3 </w:t>
      </w:r>
      <w:r w:rsidR="004941D0" w:rsidRPr="00982D10">
        <w:rPr>
          <w:rFonts w:asciiTheme="majorBidi" w:hAnsiTheme="majorBidi" w:cstheme="majorBidi"/>
          <w:bCs/>
          <w:color w:val="auto"/>
          <w:sz w:val="24"/>
          <w:szCs w:val="24"/>
        </w:rPr>
        <w:t xml:space="preserve">Why Is </w:t>
      </w:r>
      <w:proofErr w:type="gramStart"/>
      <w:r w:rsidR="004941D0" w:rsidRPr="00982D10">
        <w:rPr>
          <w:rFonts w:asciiTheme="majorBidi" w:hAnsiTheme="majorBidi" w:cstheme="majorBidi"/>
          <w:bCs/>
          <w:color w:val="auto"/>
          <w:sz w:val="24"/>
          <w:szCs w:val="24"/>
        </w:rPr>
        <w:t>The</w:t>
      </w:r>
      <w:proofErr w:type="gramEnd"/>
      <w:r w:rsidR="004941D0" w:rsidRPr="00982D10">
        <w:rPr>
          <w:rFonts w:asciiTheme="majorBidi" w:hAnsiTheme="majorBidi" w:cstheme="majorBidi"/>
          <w:bCs/>
          <w:color w:val="auto"/>
          <w:sz w:val="24"/>
          <w:szCs w:val="24"/>
        </w:rPr>
        <w:t xml:space="preserve"> Project Not Trivial?</w:t>
      </w:r>
    </w:p>
    <w:p w14:paraId="0D72191F" w14:textId="3782033B" w:rsidR="004941D0" w:rsidRPr="00982D10" w:rsidRDefault="00A87CEB" w:rsidP="00982D10">
      <w:pPr>
        <w:spacing w:after="95"/>
        <w:ind w:left="1170" w:right="575" w:firstLine="0"/>
        <w:rPr>
          <w:rFonts w:asciiTheme="majorBidi" w:hAnsiTheme="majorBidi" w:cstheme="majorBidi"/>
          <w:bCs/>
          <w:sz w:val="24"/>
          <w:szCs w:val="24"/>
        </w:rPr>
      </w:pPr>
      <w:proofErr w:type="gramStart"/>
      <w:r>
        <w:rPr>
          <w:rFonts w:asciiTheme="majorBidi" w:hAnsiTheme="majorBidi" w:cstheme="majorBidi"/>
          <w:bCs/>
          <w:sz w:val="24"/>
          <w:szCs w:val="24"/>
        </w:rPr>
        <w:t xml:space="preserve">1.4 </w:t>
      </w:r>
      <w:r w:rsidR="004F492F" w:rsidRPr="00982D10">
        <w:rPr>
          <w:rFonts w:asciiTheme="majorBidi" w:hAnsiTheme="majorBidi" w:cstheme="majorBidi"/>
          <w:bCs/>
          <w:sz w:val="24"/>
          <w:szCs w:val="24"/>
        </w:rPr>
        <w:t xml:space="preserve"> </w:t>
      </w:r>
      <w:r w:rsidR="004941D0" w:rsidRPr="00982D10">
        <w:rPr>
          <w:rFonts w:asciiTheme="majorBidi" w:hAnsiTheme="majorBidi" w:cstheme="majorBidi"/>
          <w:bCs/>
          <w:sz w:val="24"/>
          <w:szCs w:val="24"/>
        </w:rPr>
        <w:t>Is</w:t>
      </w:r>
      <w:proofErr w:type="gramEnd"/>
      <w:r w:rsidR="004941D0" w:rsidRPr="00982D10">
        <w:rPr>
          <w:rFonts w:asciiTheme="majorBidi" w:hAnsiTheme="majorBidi" w:cstheme="majorBidi"/>
          <w:bCs/>
          <w:sz w:val="24"/>
          <w:szCs w:val="24"/>
        </w:rPr>
        <w:t xml:space="preserve"> the Topic Absolutely New?</w:t>
      </w:r>
    </w:p>
    <w:p w14:paraId="6D3A68A4" w14:textId="38BB8515" w:rsidR="004941D0" w:rsidRPr="00C610D2" w:rsidRDefault="004F492F" w:rsidP="004941D0">
      <w:pPr>
        <w:spacing w:after="95"/>
        <w:ind w:left="1080" w:right="575" w:firstLine="0"/>
        <w:rPr>
          <w:rFonts w:asciiTheme="majorBidi" w:hAnsiTheme="majorBidi" w:cstheme="majorBidi"/>
          <w:bCs/>
          <w:sz w:val="24"/>
          <w:szCs w:val="24"/>
        </w:rPr>
      </w:pPr>
      <w:r>
        <w:rPr>
          <w:rFonts w:asciiTheme="majorBidi" w:hAnsiTheme="majorBidi" w:cstheme="majorBidi"/>
          <w:bCs/>
          <w:sz w:val="24"/>
          <w:szCs w:val="24"/>
        </w:rPr>
        <w:t xml:space="preserve"> </w:t>
      </w:r>
      <w:r w:rsidR="004941D0" w:rsidRPr="00C610D2">
        <w:rPr>
          <w:rFonts w:asciiTheme="majorBidi" w:hAnsiTheme="majorBidi" w:cstheme="majorBidi"/>
          <w:bCs/>
          <w:sz w:val="24"/>
          <w:szCs w:val="24"/>
        </w:rPr>
        <w:t xml:space="preserve">1.4.1 If </w:t>
      </w:r>
      <w:proofErr w:type="gramStart"/>
      <w:r w:rsidR="004941D0" w:rsidRPr="00C610D2">
        <w:rPr>
          <w:rFonts w:asciiTheme="majorBidi" w:hAnsiTheme="majorBidi" w:cstheme="majorBidi"/>
          <w:bCs/>
          <w:sz w:val="24"/>
          <w:szCs w:val="24"/>
        </w:rPr>
        <w:t>so ,</w:t>
      </w:r>
      <w:proofErr w:type="gramEnd"/>
      <w:r w:rsidR="004941D0" w:rsidRPr="00C610D2">
        <w:rPr>
          <w:rFonts w:asciiTheme="majorBidi" w:hAnsiTheme="majorBidi" w:cstheme="majorBidi"/>
          <w:bCs/>
          <w:sz w:val="24"/>
          <w:szCs w:val="24"/>
        </w:rPr>
        <w:t xml:space="preserve"> why is it interesting right now?</w:t>
      </w:r>
    </w:p>
    <w:p w14:paraId="74CD4620" w14:textId="5912150A" w:rsidR="004941D0" w:rsidRPr="00DD4D27" w:rsidRDefault="004F492F" w:rsidP="004941D0">
      <w:pPr>
        <w:spacing w:after="95"/>
        <w:ind w:left="1080" w:right="575" w:firstLine="0"/>
        <w:rPr>
          <w:rFonts w:asciiTheme="majorBidi" w:hAnsiTheme="majorBidi" w:cstheme="majorBidi"/>
          <w:sz w:val="24"/>
          <w:szCs w:val="24"/>
        </w:rPr>
      </w:pPr>
      <w:r>
        <w:rPr>
          <w:rFonts w:asciiTheme="majorBidi" w:hAnsiTheme="majorBidi" w:cstheme="majorBidi"/>
          <w:bCs/>
          <w:sz w:val="24"/>
          <w:szCs w:val="24"/>
        </w:rPr>
        <w:t xml:space="preserve"> </w:t>
      </w:r>
      <w:r w:rsidR="004941D0" w:rsidRPr="00C610D2">
        <w:rPr>
          <w:rFonts w:asciiTheme="majorBidi" w:hAnsiTheme="majorBidi" w:cstheme="majorBidi"/>
          <w:bCs/>
          <w:sz w:val="24"/>
          <w:szCs w:val="24"/>
        </w:rPr>
        <w:t>1.4.</w:t>
      </w:r>
      <w:r w:rsidR="00A6756F" w:rsidRPr="00C610D2">
        <w:rPr>
          <w:rFonts w:asciiTheme="majorBidi" w:hAnsiTheme="majorBidi" w:cstheme="majorBidi"/>
          <w:bCs/>
          <w:sz w:val="24"/>
          <w:szCs w:val="24"/>
        </w:rPr>
        <w:t>1.1</w:t>
      </w:r>
      <w:r w:rsidR="004941D0" w:rsidRPr="00C610D2">
        <w:rPr>
          <w:rFonts w:asciiTheme="majorBidi" w:hAnsiTheme="majorBidi" w:cstheme="majorBidi"/>
          <w:bCs/>
          <w:sz w:val="24"/>
          <w:szCs w:val="24"/>
        </w:rPr>
        <w:t xml:space="preserve"> </w:t>
      </w:r>
      <w:r w:rsidR="004941D0" w:rsidRPr="00DD4D27">
        <w:rPr>
          <w:rFonts w:asciiTheme="majorBidi" w:hAnsiTheme="majorBidi" w:cstheme="majorBidi"/>
          <w:sz w:val="24"/>
          <w:szCs w:val="24"/>
        </w:rPr>
        <w:t>What Has Been Done Until Now?</w:t>
      </w:r>
    </w:p>
    <w:p w14:paraId="02081EDB" w14:textId="4EDA91CD" w:rsidR="004941D0" w:rsidRPr="00DD4D27" w:rsidRDefault="004F492F" w:rsidP="004941D0">
      <w:pPr>
        <w:spacing w:after="95"/>
        <w:ind w:left="1080" w:right="575" w:firstLine="0"/>
        <w:rPr>
          <w:rFonts w:asciiTheme="majorBidi" w:hAnsiTheme="majorBidi" w:cstheme="majorBidi"/>
          <w:sz w:val="24"/>
          <w:szCs w:val="24"/>
        </w:rPr>
      </w:pPr>
      <w:r>
        <w:rPr>
          <w:rFonts w:asciiTheme="majorBidi" w:hAnsiTheme="majorBidi" w:cstheme="majorBidi"/>
          <w:bCs/>
          <w:sz w:val="24"/>
          <w:szCs w:val="24"/>
        </w:rPr>
        <w:t xml:space="preserve"> </w:t>
      </w:r>
      <w:r w:rsidR="004941D0" w:rsidRPr="00C610D2">
        <w:rPr>
          <w:rFonts w:asciiTheme="majorBidi" w:hAnsiTheme="majorBidi" w:cstheme="majorBidi"/>
          <w:bCs/>
          <w:sz w:val="24"/>
          <w:szCs w:val="24"/>
        </w:rPr>
        <w:t>1.4.</w:t>
      </w:r>
      <w:r w:rsidR="00A6756F" w:rsidRPr="00C610D2">
        <w:rPr>
          <w:rFonts w:asciiTheme="majorBidi" w:hAnsiTheme="majorBidi" w:cstheme="majorBidi"/>
          <w:bCs/>
          <w:sz w:val="24"/>
          <w:szCs w:val="24"/>
        </w:rPr>
        <w:t>1.2</w:t>
      </w:r>
      <w:r w:rsidR="004941D0" w:rsidRPr="00C610D2">
        <w:rPr>
          <w:rFonts w:asciiTheme="majorBidi" w:hAnsiTheme="majorBidi" w:cstheme="majorBidi"/>
          <w:bCs/>
          <w:sz w:val="24"/>
          <w:szCs w:val="24"/>
        </w:rPr>
        <w:t xml:space="preserve"> </w:t>
      </w:r>
      <w:r w:rsidR="004941D0" w:rsidRPr="00DD4D27">
        <w:rPr>
          <w:rFonts w:asciiTheme="majorBidi" w:hAnsiTheme="majorBidi" w:cstheme="majorBidi"/>
          <w:sz w:val="24"/>
          <w:szCs w:val="24"/>
        </w:rPr>
        <w:t xml:space="preserve">What Is Wrong </w:t>
      </w:r>
      <w:proofErr w:type="gramStart"/>
      <w:r w:rsidR="004941D0" w:rsidRPr="00DD4D27">
        <w:rPr>
          <w:rFonts w:asciiTheme="majorBidi" w:hAnsiTheme="majorBidi" w:cstheme="majorBidi"/>
          <w:sz w:val="24"/>
          <w:szCs w:val="24"/>
        </w:rPr>
        <w:t>With</w:t>
      </w:r>
      <w:proofErr w:type="gramEnd"/>
      <w:r w:rsidR="004941D0" w:rsidRPr="00DD4D27">
        <w:rPr>
          <w:rFonts w:asciiTheme="majorBidi" w:hAnsiTheme="majorBidi" w:cstheme="majorBidi"/>
          <w:sz w:val="24"/>
          <w:szCs w:val="24"/>
        </w:rPr>
        <w:t xml:space="preserve"> What Is Done </w:t>
      </w:r>
      <w:proofErr w:type="gramStart"/>
      <w:r w:rsidR="004941D0" w:rsidRPr="00DD4D27">
        <w:rPr>
          <w:rFonts w:asciiTheme="majorBidi" w:hAnsiTheme="majorBidi" w:cstheme="majorBidi"/>
          <w:sz w:val="24"/>
          <w:szCs w:val="24"/>
        </w:rPr>
        <w:t>Till</w:t>
      </w:r>
      <w:proofErr w:type="gramEnd"/>
      <w:r w:rsidR="004941D0" w:rsidRPr="00DD4D27">
        <w:rPr>
          <w:rFonts w:asciiTheme="majorBidi" w:hAnsiTheme="majorBidi" w:cstheme="majorBidi"/>
          <w:sz w:val="24"/>
          <w:szCs w:val="24"/>
        </w:rPr>
        <w:t xml:space="preserve"> Now?</w:t>
      </w:r>
    </w:p>
    <w:p w14:paraId="0C947A53" w14:textId="738CA92E" w:rsidR="004941D0" w:rsidRPr="00DD4D27" w:rsidRDefault="004F492F" w:rsidP="004941D0">
      <w:pPr>
        <w:spacing w:after="100"/>
        <w:ind w:left="796" w:right="580"/>
        <w:rPr>
          <w:rFonts w:asciiTheme="majorBidi" w:hAnsiTheme="majorBidi" w:cstheme="majorBidi"/>
          <w:sz w:val="24"/>
          <w:szCs w:val="24"/>
        </w:rPr>
      </w:pPr>
      <w:r>
        <w:rPr>
          <w:rFonts w:asciiTheme="majorBidi" w:hAnsiTheme="majorBidi" w:cstheme="majorBidi"/>
          <w:bCs/>
          <w:sz w:val="24"/>
          <w:szCs w:val="24"/>
        </w:rPr>
        <w:t xml:space="preserve"> </w:t>
      </w:r>
      <w:r w:rsidR="004941D0" w:rsidRPr="00C610D2">
        <w:rPr>
          <w:rFonts w:asciiTheme="majorBidi" w:hAnsiTheme="majorBidi" w:cstheme="majorBidi"/>
          <w:bCs/>
          <w:sz w:val="24"/>
          <w:szCs w:val="24"/>
        </w:rPr>
        <w:t>1.4.</w:t>
      </w:r>
      <w:r w:rsidR="003C2AE6" w:rsidRPr="00C610D2">
        <w:rPr>
          <w:rFonts w:asciiTheme="majorBidi" w:hAnsiTheme="majorBidi" w:cstheme="majorBidi"/>
          <w:bCs/>
          <w:sz w:val="24"/>
          <w:szCs w:val="24"/>
        </w:rPr>
        <w:t>1.3</w:t>
      </w:r>
      <w:r w:rsidR="004941D0" w:rsidRPr="00C610D2">
        <w:rPr>
          <w:rFonts w:asciiTheme="majorBidi" w:hAnsiTheme="majorBidi" w:cstheme="majorBidi"/>
          <w:bCs/>
          <w:sz w:val="24"/>
          <w:szCs w:val="24"/>
        </w:rPr>
        <w:t xml:space="preserve"> </w:t>
      </w:r>
      <w:r w:rsidR="004941D0" w:rsidRPr="00DD4D27">
        <w:rPr>
          <w:rFonts w:asciiTheme="majorBidi" w:hAnsiTheme="majorBidi" w:cstheme="majorBidi"/>
          <w:sz w:val="24"/>
          <w:szCs w:val="24"/>
        </w:rPr>
        <w:t xml:space="preserve">How Do We Plan </w:t>
      </w:r>
      <w:proofErr w:type="gramStart"/>
      <w:r w:rsidR="004941D0" w:rsidRPr="00DD4D27">
        <w:rPr>
          <w:rFonts w:asciiTheme="majorBidi" w:hAnsiTheme="majorBidi" w:cstheme="majorBidi"/>
          <w:sz w:val="24"/>
          <w:szCs w:val="24"/>
        </w:rPr>
        <w:t>To</w:t>
      </w:r>
      <w:proofErr w:type="gramEnd"/>
      <w:r w:rsidR="004941D0" w:rsidRPr="00DD4D27">
        <w:rPr>
          <w:rFonts w:asciiTheme="majorBidi" w:hAnsiTheme="majorBidi" w:cstheme="majorBidi"/>
          <w:sz w:val="24"/>
          <w:szCs w:val="24"/>
        </w:rPr>
        <w:t xml:space="preserve"> Improve </w:t>
      </w:r>
      <w:proofErr w:type="gramStart"/>
      <w:r w:rsidR="004941D0" w:rsidRPr="00DD4D27">
        <w:rPr>
          <w:rFonts w:asciiTheme="majorBidi" w:hAnsiTheme="majorBidi" w:cstheme="majorBidi"/>
          <w:sz w:val="24"/>
          <w:szCs w:val="24"/>
        </w:rPr>
        <w:t>The</w:t>
      </w:r>
      <w:proofErr w:type="gramEnd"/>
      <w:r w:rsidR="004941D0" w:rsidRPr="00DD4D27">
        <w:rPr>
          <w:rFonts w:asciiTheme="majorBidi" w:hAnsiTheme="majorBidi" w:cstheme="majorBidi"/>
          <w:sz w:val="24"/>
          <w:szCs w:val="24"/>
        </w:rPr>
        <w:t xml:space="preserve"> Situation?</w:t>
      </w:r>
    </w:p>
    <w:p w14:paraId="37256F90" w14:textId="5D99CB80" w:rsidR="004941D0" w:rsidRPr="00DD4D27" w:rsidRDefault="004F492F" w:rsidP="004941D0">
      <w:pPr>
        <w:tabs>
          <w:tab w:val="left" w:pos="6962"/>
        </w:tabs>
        <w:spacing w:after="100"/>
        <w:ind w:left="796" w:right="580"/>
        <w:rPr>
          <w:rFonts w:asciiTheme="majorBidi" w:hAnsiTheme="majorBidi" w:cstheme="majorBidi"/>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1.4.</w:t>
      </w:r>
      <w:r w:rsidR="003C2AE6" w:rsidRPr="00DD4D27">
        <w:rPr>
          <w:rFonts w:asciiTheme="majorBidi" w:hAnsiTheme="majorBidi" w:cstheme="majorBidi"/>
          <w:sz w:val="24"/>
          <w:szCs w:val="24"/>
        </w:rPr>
        <w:t>1.4</w:t>
      </w:r>
      <w:r w:rsidR="004941D0" w:rsidRPr="00DD4D27">
        <w:rPr>
          <w:rFonts w:asciiTheme="majorBidi" w:hAnsiTheme="majorBidi" w:cstheme="majorBidi"/>
          <w:sz w:val="24"/>
          <w:szCs w:val="24"/>
        </w:rPr>
        <w:t xml:space="preserve"> Why Do We Think That Our Improvement Works?</w:t>
      </w:r>
    </w:p>
    <w:p w14:paraId="3235B4A1" w14:textId="45C32C44" w:rsidR="004941D0" w:rsidRPr="00DD4D27" w:rsidRDefault="004F492F" w:rsidP="004941D0">
      <w:pPr>
        <w:spacing w:after="100"/>
        <w:ind w:left="796" w:right="580"/>
        <w:rPr>
          <w:rFonts w:asciiTheme="majorBidi" w:hAnsiTheme="majorBidi" w:cstheme="majorBidi"/>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1.4.</w:t>
      </w:r>
      <w:r w:rsidR="003C2AE6" w:rsidRPr="00DD4D27">
        <w:rPr>
          <w:rFonts w:asciiTheme="majorBidi" w:hAnsiTheme="majorBidi" w:cstheme="majorBidi"/>
          <w:sz w:val="24"/>
          <w:szCs w:val="24"/>
        </w:rPr>
        <w:t>1.5</w:t>
      </w:r>
      <w:r w:rsidR="004941D0" w:rsidRPr="00DD4D27">
        <w:rPr>
          <w:rFonts w:asciiTheme="majorBidi" w:hAnsiTheme="majorBidi" w:cstheme="majorBidi"/>
          <w:sz w:val="24"/>
          <w:szCs w:val="24"/>
        </w:rPr>
        <w:t xml:space="preserve"> What Do We Do If Our Improvement Does Not Work?</w:t>
      </w:r>
    </w:p>
    <w:p w14:paraId="515F606D" w14:textId="172FED8C" w:rsidR="004941D0" w:rsidRPr="00DD4D27" w:rsidRDefault="004F492F" w:rsidP="004941D0">
      <w:pPr>
        <w:tabs>
          <w:tab w:val="left" w:pos="5297"/>
        </w:tabs>
        <w:spacing w:after="100"/>
        <w:ind w:left="796" w:right="580"/>
        <w:rPr>
          <w:rFonts w:asciiTheme="majorBidi" w:hAnsiTheme="majorBidi" w:cstheme="majorBidi"/>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 xml:space="preserve">1.5 Difficulties </w:t>
      </w:r>
      <w:proofErr w:type="gramStart"/>
      <w:r w:rsidR="004941D0" w:rsidRPr="00DD4D27">
        <w:rPr>
          <w:rFonts w:asciiTheme="majorBidi" w:hAnsiTheme="majorBidi" w:cstheme="majorBidi"/>
          <w:sz w:val="24"/>
          <w:szCs w:val="24"/>
        </w:rPr>
        <w:t>In</w:t>
      </w:r>
      <w:proofErr w:type="gramEnd"/>
      <w:r w:rsidR="004941D0" w:rsidRPr="00DD4D27">
        <w:rPr>
          <w:rFonts w:asciiTheme="majorBidi" w:hAnsiTheme="majorBidi" w:cstheme="majorBidi"/>
          <w:sz w:val="24"/>
          <w:szCs w:val="24"/>
        </w:rPr>
        <w:t xml:space="preserve"> Setting This Project </w:t>
      </w:r>
      <w:r w:rsidR="004941D0" w:rsidRPr="00DD4D27">
        <w:rPr>
          <w:rFonts w:asciiTheme="majorBidi" w:hAnsiTheme="majorBidi" w:cstheme="majorBidi"/>
          <w:sz w:val="24"/>
          <w:szCs w:val="24"/>
        </w:rPr>
        <w:tab/>
      </w:r>
    </w:p>
    <w:p w14:paraId="53030A91" w14:textId="4F9165E5" w:rsidR="004941D0" w:rsidRPr="00DD4D27" w:rsidRDefault="004F492F" w:rsidP="004941D0">
      <w:pPr>
        <w:spacing w:after="100"/>
        <w:ind w:left="796" w:right="580"/>
        <w:rPr>
          <w:rFonts w:asciiTheme="majorBidi" w:hAnsiTheme="majorBidi" w:cstheme="majorBidi"/>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 xml:space="preserve">1.5.1 Algorithmic Challenges </w:t>
      </w:r>
    </w:p>
    <w:p w14:paraId="36B935C4" w14:textId="0D17D062" w:rsidR="004941D0" w:rsidRPr="00DD4D27" w:rsidRDefault="004F492F" w:rsidP="004941D0">
      <w:pPr>
        <w:spacing w:after="100"/>
        <w:ind w:left="796" w:right="580"/>
        <w:rPr>
          <w:rFonts w:asciiTheme="majorBidi" w:hAnsiTheme="majorBidi" w:cstheme="majorBidi"/>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 xml:space="preserve">1.5.1.1 How Do We Plan </w:t>
      </w:r>
      <w:proofErr w:type="gramStart"/>
      <w:r w:rsidR="004941D0" w:rsidRPr="00DD4D27">
        <w:rPr>
          <w:rFonts w:asciiTheme="majorBidi" w:hAnsiTheme="majorBidi" w:cstheme="majorBidi"/>
          <w:sz w:val="24"/>
          <w:szCs w:val="24"/>
        </w:rPr>
        <w:t>To</w:t>
      </w:r>
      <w:proofErr w:type="gramEnd"/>
      <w:r w:rsidR="004941D0" w:rsidRPr="00DD4D27">
        <w:rPr>
          <w:rFonts w:asciiTheme="majorBidi" w:hAnsiTheme="majorBidi" w:cstheme="majorBidi"/>
          <w:sz w:val="24"/>
          <w:szCs w:val="24"/>
        </w:rPr>
        <w:t xml:space="preserve"> Overcome Them?</w:t>
      </w:r>
    </w:p>
    <w:p w14:paraId="7A5078EA" w14:textId="4292F1F4" w:rsidR="004941D0" w:rsidRPr="00DD4D27" w:rsidRDefault="004F492F" w:rsidP="004941D0">
      <w:pPr>
        <w:spacing w:after="100"/>
        <w:ind w:left="796" w:right="580"/>
        <w:rPr>
          <w:rFonts w:asciiTheme="majorBidi" w:hAnsiTheme="majorBidi" w:cstheme="majorBidi"/>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1.5.1.2 What Do We Do If Our Expectations Do Not Hold?</w:t>
      </w:r>
    </w:p>
    <w:p w14:paraId="7C3BAB9B" w14:textId="1B31A607" w:rsidR="004941D0" w:rsidRPr="00C610D2" w:rsidRDefault="004F492F" w:rsidP="004941D0">
      <w:pPr>
        <w:spacing w:after="100"/>
        <w:ind w:left="796" w:right="580"/>
        <w:rPr>
          <w:rFonts w:asciiTheme="majorBidi" w:hAnsiTheme="majorBidi" w:cstheme="majorBidi"/>
          <w:color w:val="auto"/>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 xml:space="preserve">1.5.2 </w:t>
      </w:r>
      <w:r w:rsidR="004941D0" w:rsidRPr="00C610D2">
        <w:rPr>
          <w:rFonts w:asciiTheme="majorBidi" w:hAnsiTheme="majorBidi" w:cstheme="majorBidi"/>
          <w:color w:val="auto"/>
          <w:sz w:val="24"/>
          <w:szCs w:val="24"/>
        </w:rPr>
        <w:t>Implementation challenges</w:t>
      </w:r>
    </w:p>
    <w:p w14:paraId="18334A3A" w14:textId="1B67F13A" w:rsidR="004941D0" w:rsidRPr="00DD4D27" w:rsidRDefault="004F492F" w:rsidP="004941D0">
      <w:pPr>
        <w:spacing w:after="100"/>
        <w:ind w:left="796" w:right="580"/>
        <w:rPr>
          <w:rFonts w:asciiTheme="majorBidi" w:hAnsiTheme="majorBidi" w:cstheme="majorBidi"/>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 xml:space="preserve">1.5.2.1 How Do We Plan </w:t>
      </w:r>
      <w:proofErr w:type="gramStart"/>
      <w:r w:rsidR="004941D0" w:rsidRPr="00DD4D27">
        <w:rPr>
          <w:rFonts w:asciiTheme="majorBidi" w:hAnsiTheme="majorBidi" w:cstheme="majorBidi"/>
          <w:sz w:val="24"/>
          <w:szCs w:val="24"/>
        </w:rPr>
        <w:t>To</w:t>
      </w:r>
      <w:proofErr w:type="gramEnd"/>
      <w:r w:rsidR="004941D0" w:rsidRPr="00DD4D27">
        <w:rPr>
          <w:rFonts w:asciiTheme="majorBidi" w:hAnsiTheme="majorBidi" w:cstheme="majorBidi"/>
          <w:sz w:val="24"/>
          <w:szCs w:val="24"/>
        </w:rPr>
        <w:t xml:space="preserve"> Overcome Them?</w:t>
      </w:r>
    </w:p>
    <w:p w14:paraId="02B362B9" w14:textId="384974E8" w:rsidR="004941D0" w:rsidRPr="00DD4D27" w:rsidRDefault="004F492F" w:rsidP="004941D0">
      <w:pPr>
        <w:spacing w:after="100"/>
        <w:ind w:left="796" w:right="580"/>
        <w:rPr>
          <w:rFonts w:asciiTheme="majorBidi" w:hAnsiTheme="majorBidi" w:cstheme="majorBidi"/>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1.5.2.2 What Do We Do If Our Expectations Do Not Hold?</w:t>
      </w:r>
    </w:p>
    <w:p w14:paraId="36DF09E8" w14:textId="3574D185" w:rsidR="004941D0" w:rsidRPr="00DD4D27" w:rsidRDefault="004F492F" w:rsidP="004941D0">
      <w:pPr>
        <w:spacing w:after="100"/>
        <w:ind w:left="796" w:right="580"/>
        <w:rPr>
          <w:rFonts w:asciiTheme="majorBidi" w:hAnsiTheme="majorBidi" w:cstheme="majorBidi"/>
          <w:sz w:val="24"/>
          <w:szCs w:val="24"/>
        </w:rPr>
      </w:pPr>
      <w:r>
        <w:rPr>
          <w:rFonts w:asciiTheme="majorBidi" w:hAnsiTheme="majorBidi" w:cstheme="majorBidi"/>
          <w:sz w:val="24"/>
          <w:szCs w:val="24"/>
        </w:rPr>
        <w:t xml:space="preserve"> </w:t>
      </w:r>
      <w:r w:rsidR="004941D0" w:rsidRPr="00DD4D27">
        <w:rPr>
          <w:rFonts w:asciiTheme="majorBidi" w:hAnsiTheme="majorBidi" w:cstheme="majorBidi"/>
          <w:sz w:val="24"/>
          <w:szCs w:val="24"/>
        </w:rPr>
        <w:t>1.5.3 Hardware Equipment</w:t>
      </w:r>
    </w:p>
    <w:p w14:paraId="258BD3B0" w14:textId="77777777" w:rsidR="004941D0" w:rsidRPr="00C610D2" w:rsidRDefault="004941D0" w:rsidP="004941D0">
      <w:pPr>
        <w:ind w:left="1080" w:right="575" w:firstLine="0"/>
        <w:rPr>
          <w:rFonts w:asciiTheme="majorBidi" w:hAnsiTheme="majorBidi" w:cstheme="majorBidi"/>
          <w:b/>
          <w:bCs/>
          <w:sz w:val="24"/>
          <w:szCs w:val="24"/>
        </w:rPr>
      </w:pPr>
      <w:r w:rsidRPr="00C610D2">
        <w:rPr>
          <w:rFonts w:asciiTheme="majorBidi" w:hAnsiTheme="majorBidi" w:cstheme="majorBidi"/>
          <w:b/>
          <w:bCs/>
          <w:sz w:val="24"/>
          <w:szCs w:val="24"/>
        </w:rPr>
        <w:t xml:space="preserve">Chapter 2: Background and related work </w:t>
      </w:r>
    </w:p>
    <w:p w14:paraId="0044DF95" w14:textId="76F7FD9E" w:rsidR="004941D0" w:rsidRPr="00C610D2" w:rsidRDefault="004F492F" w:rsidP="004941D0">
      <w:pPr>
        <w:ind w:left="1080" w:right="575" w:firstLine="0"/>
        <w:rPr>
          <w:rFonts w:asciiTheme="majorBidi" w:hAnsiTheme="majorBidi" w:cstheme="majorBidi"/>
          <w:color w:val="auto"/>
          <w:sz w:val="24"/>
          <w:szCs w:val="24"/>
        </w:rPr>
      </w:pPr>
      <w:r>
        <w:rPr>
          <w:rFonts w:asciiTheme="majorBidi" w:hAnsiTheme="majorBidi" w:cstheme="majorBidi"/>
          <w:sz w:val="24"/>
          <w:szCs w:val="24"/>
        </w:rPr>
        <w:t xml:space="preserve"> </w:t>
      </w:r>
      <w:r w:rsidR="004941D0" w:rsidRPr="00C610D2">
        <w:rPr>
          <w:rFonts w:asciiTheme="majorBidi" w:hAnsiTheme="majorBidi" w:cstheme="majorBidi"/>
          <w:sz w:val="24"/>
          <w:szCs w:val="24"/>
        </w:rPr>
        <w:t>2</w:t>
      </w:r>
      <w:r w:rsidR="004941D0" w:rsidRPr="00C610D2">
        <w:rPr>
          <w:rFonts w:asciiTheme="majorBidi" w:hAnsiTheme="majorBidi" w:cstheme="majorBidi"/>
          <w:b/>
          <w:bCs/>
          <w:sz w:val="24"/>
          <w:szCs w:val="24"/>
        </w:rPr>
        <w:t xml:space="preserve"> </w:t>
      </w:r>
      <w:r w:rsidR="004941D0" w:rsidRPr="00C610D2">
        <w:rPr>
          <w:rFonts w:asciiTheme="majorBidi" w:hAnsiTheme="majorBidi" w:cstheme="majorBidi"/>
          <w:color w:val="auto"/>
          <w:sz w:val="24"/>
          <w:szCs w:val="24"/>
        </w:rPr>
        <w:t>Theoretical Background: LLM-Driven TDD vs. Traditional Code Generation</w:t>
      </w:r>
    </w:p>
    <w:p w14:paraId="6D420608" w14:textId="328AB43E" w:rsidR="004941D0" w:rsidRPr="00C610D2" w:rsidRDefault="004941D0" w:rsidP="004941D0">
      <w:pPr>
        <w:ind w:left="0" w:firstLine="0"/>
        <w:rPr>
          <w:rFonts w:asciiTheme="majorBidi" w:hAnsiTheme="majorBidi" w:cstheme="majorBidi"/>
          <w:color w:val="auto"/>
          <w:sz w:val="24"/>
          <w:szCs w:val="24"/>
        </w:rPr>
      </w:pPr>
      <w:r w:rsidRPr="00C610D2">
        <w:rPr>
          <w:rFonts w:asciiTheme="majorBidi" w:hAnsiTheme="majorBidi" w:cstheme="majorBidi"/>
          <w:sz w:val="24"/>
          <w:szCs w:val="24"/>
        </w:rPr>
        <w:t xml:space="preserve">              </w:t>
      </w:r>
      <w:r w:rsidR="004F492F">
        <w:rPr>
          <w:rFonts w:asciiTheme="majorBidi" w:hAnsiTheme="majorBidi" w:cstheme="majorBidi"/>
          <w:sz w:val="24"/>
          <w:szCs w:val="24"/>
        </w:rPr>
        <w:t xml:space="preserve"> </w:t>
      </w:r>
      <w:r w:rsidRPr="00C610D2">
        <w:rPr>
          <w:rFonts w:asciiTheme="majorBidi" w:hAnsiTheme="majorBidi" w:cstheme="majorBidi"/>
          <w:sz w:val="24"/>
          <w:szCs w:val="24"/>
        </w:rPr>
        <w:t xml:space="preserve">    </w:t>
      </w:r>
      <w:r w:rsidR="00F4101D" w:rsidRPr="00C610D2">
        <w:rPr>
          <w:rFonts w:asciiTheme="majorBidi" w:hAnsiTheme="majorBidi" w:cstheme="majorBidi"/>
          <w:sz w:val="24"/>
          <w:szCs w:val="24"/>
        </w:rPr>
        <w:t xml:space="preserve">2.1 </w:t>
      </w:r>
      <w:r w:rsidR="00F4101D" w:rsidRPr="00C610D2">
        <w:rPr>
          <w:rFonts w:asciiTheme="majorBidi" w:hAnsiTheme="majorBidi" w:cstheme="majorBidi"/>
          <w:color w:val="auto"/>
          <w:sz w:val="24"/>
          <w:szCs w:val="24"/>
        </w:rPr>
        <w:t>Context</w:t>
      </w:r>
      <w:r w:rsidRPr="00C610D2">
        <w:rPr>
          <w:rFonts w:asciiTheme="majorBidi" w:hAnsiTheme="majorBidi" w:cstheme="majorBidi"/>
          <w:color w:val="auto"/>
          <w:sz w:val="24"/>
          <w:szCs w:val="24"/>
        </w:rPr>
        <w:t xml:space="preserve"> Management and </w:t>
      </w:r>
      <w:proofErr w:type="gramStart"/>
      <w:r w:rsidRPr="00C610D2">
        <w:rPr>
          <w:rFonts w:asciiTheme="majorBidi" w:hAnsiTheme="majorBidi" w:cstheme="majorBidi"/>
          <w:color w:val="auto"/>
          <w:sz w:val="24"/>
          <w:szCs w:val="24"/>
        </w:rPr>
        <w:t>The</w:t>
      </w:r>
      <w:proofErr w:type="gramEnd"/>
      <w:r w:rsidRPr="00C610D2">
        <w:rPr>
          <w:rFonts w:asciiTheme="majorBidi" w:hAnsiTheme="majorBidi" w:cstheme="majorBidi"/>
          <w:color w:val="auto"/>
          <w:sz w:val="24"/>
          <w:szCs w:val="24"/>
        </w:rPr>
        <w:t xml:space="preserve"> "Engine Switch" Challenge</w:t>
      </w:r>
    </w:p>
    <w:p w14:paraId="18EE55E0" w14:textId="48802B38" w:rsidR="004941D0" w:rsidRPr="00C610D2" w:rsidRDefault="004941D0" w:rsidP="004941D0">
      <w:pPr>
        <w:ind w:left="0" w:firstLine="0"/>
        <w:rPr>
          <w:rFonts w:asciiTheme="majorBidi" w:hAnsiTheme="majorBidi" w:cstheme="majorBidi"/>
          <w:color w:val="auto"/>
          <w:sz w:val="24"/>
          <w:szCs w:val="24"/>
        </w:rPr>
      </w:pPr>
      <w:r w:rsidRPr="00C610D2">
        <w:rPr>
          <w:rFonts w:asciiTheme="majorBidi" w:hAnsiTheme="majorBidi" w:cstheme="majorBidi"/>
          <w:color w:val="auto"/>
          <w:sz w:val="24"/>
          <w:szCs w:val="24"/>
        </w:rPr>
        <w:t xml:space="preserve">              </w:t>
      </w:r>
      <w:r w:rsidR="004F492F">
        <w:rPr>
          <w:rFonts w:asciiTheme="majorBidi" w:hAnsiTheme="majorBidi" w:cstheme="majorBidi"/>
          <w:color w:val="auto"/>
          <w:sz w:val="24"/>
          <w:szCs w:val="24"/>
        </w:rPr>
        <w:t xml:space="preserve"> </w:t>
      </w:r>
      <w:r w:rsidRPr="00C610D2">
        <w:rPr>
          <w:rFonts w:asciiTheme="majorBidi" w:hAnsiTheme="majorBidi" w:cstheme="majorBidi"/>
          <w:color w:val="auto"/>
          <w:sz w:val="24"/>
          <w:szCs w:val="24"/>
        </w:rPr>
        <w:t xml:space="preserve">    2.2 Agent Training, Boundary Setting, and Iterative Prompt Engineering</w:t>
      </w:r>
    </w:p>
    <w:p w14:paraId="0A6122B5" w14:textId="5C0D87AC" w:rsidR="004941D0" w:rsidRPr="00DD4D27" w:rsidRDefault="004F492F" w:rsidP="004941D0">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 xml:space="preserve"> </w:t>
      </w:r>
      <w:r w:rsidR="00AF25D3">
        <w:rPr>
          <w:rFonts w:asciiTheme="majorBidi" w:hAnsiTheme="majorBidi" w:cstheme="majorBidi" w:hint="cs"/>
          <w:color w:val="auto"/>
          <w:sz w:val="24"/>
          <w:szCs w:val="24"/>
          <w:rtl/>
        </w:rPr>
        <w:t xml:space="preserve"> </w:t>
      </w:r>
      <w:r w:rsidR="004941D0" w:rsidRPr="00C610D2">
        <w:rPr>
          <w:rFonts w:asciiTheme="majorBidi" w:hAnsiTheme="majorBidi" w:cstheme="majorBidi"/>
          <w:color w:val="auto"/>
          <w:sz w:val="24"/>
          <w:szCs w:val="24"/>
        </w:rPr>
        <w:t xml:space="preserve">2.3 </w:t>
      </w:r>
      <w:r w:rsidR="004941D0" w:rsidRPr="00DD4D27">
        <w:rPr>
          <w:rFonts w:asciiTheme="majorBidi" w:hAnsiTheme="majorBidi" w:cstheme="majorBidi"/>
          <w:color w:val="auto"/>
          <w:sz w:val="24"/>
          <w:szCs w:val="24"/>
        </w:rPr>
        <w:t xml:space="preserve">Experimental </w:t>
      </w:r>
      <w:r w:rsidR="00982D10" w:rsidRPr="00DD4D27">
        <w:rPr>
          <w:rFonts w:asciiTheme="majorBidi" w:hAnsiTheme="majorBidi" w:cstheme="majorBidi"/>
          <w:color w:val="auto"/>
          <w:sz w:val="24"/>
          <w:szCs w:val="24"/>
        </w:rPr>
        <w:t>Experience 1</w:t>
      </w:r>
      <w:r w:rsidR="004941D0" w:rsidRPr="00DD4D27">
        <w:rPr>
          <w:rFonts w:asciiTheme="majorBidi" w:hAnsiTheme="majorBidi" w:cstheme="majorBidi"/>
          <w:color w:val="auto"/>
          <w:sz w:val="24"/>
          <w:szCs w:val="24"/>
        </w:rPr>
        <w:t xml:space="preserve"> – Initial TDD &amp; AI Evaluation Using Aider </w:t>
      </w:r>
    </w:p>
    <w:p w14:paraId="5D46CC52" w14:textId="6EC05353" w:rsidR="007A5BF9" w:rsidRPr="00DD4D27" w:rsidRDefault="004F492F" w:rsidP="004941D0">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7A5BF9" w:rsidRPr="00DD4D27">
        <w:rPr>
          <w:rFonts w:asciiTheme="majorBidi" w:hAnsiTheme="majorBidi" w:cstheme="majorBidi"/>
          <w:color w:val="auto"/>
          <w:sz w:val="24"/>
          <w:szCs w:val="24"/>
        </w:rPr>
        <w:t xml:space="preserve">  2.3.1 </w:t>
      </w:r>
      <w:r w:rsidR="00EE0F86" w:rsidRPr="00C610D2">
        <w:rPr>
          <w:rFonts w:asciiTheme="majorBidi" w:hAnsiTheme="majorBidi" w:cstheme="majorBidi"/>
          <w:color w:val="auto"/>
          <w:sz w:val="24"/>
          <w:szCs w:val="24"/>
        </w:rPr>
        <w:t>Objective of the Experiment</w:t>
      </w:r>
    </w:p>
    <w:p w14:paraId="425DB84F" w14:textId="5D518FD7" w:rsidR="00EE0F86" w:rsidRPr="00DD4D27" w:rsidRDefault="004F492F" w:rsidP="004941D0">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EE0F86" w:rsidRPr="00DD4D27">
        <w:rPr>
          <w:rFonts w:asciiTheme="majorBidi" w:hAnsiTheme="majorBidi" w:cstheme="majorBidi"/>
          <w:color w:val="auto"/>
          <w:sz w:val="24"/>
          <w:szCs w:val="24"/>
        </w:rPr>
        <w:t xml:space="preserve">  2.3.2 </w:t>
      </w:r>
      <w:r w:rsidR="001945E7" w:rsidRPr="00C610D2">
        <w:rPr>
          <w:rFonts w:asciiTheme="majorBidi" w:hAnsiTheme="majorBidi" w:cstheme="majorBidi"/>
          <w:color w:val="auto"/>
          <w:sz w:val="24"/>
          <w:szCs w:val="24"/>
        </w:rPr>
        <w:t>Initial Project Setup</w:t>
      </w:r>
    </w:p>
    <w:p w14:paraId="00FAFAD1" w14:textId="2B711356" w:rsidR="001945E7" w:rsidRPr="00DD4D27" w:rsidRDefault="004F492F" w:rsidP="004941D0">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1945E7" w:rsidRPr="00DD4D27">
        <w:rPr>
          <w:rFonts w:asciiTheme="majorBidi" w:hAnsiTheme="majorBidi" w:cstheme="majorBidi"/>
          <w:color w:val="auto"/>
          <w:sz w:val="24"/>
          <w:szCs w:val="24"/>
        </w:rPr>
        <w:t xml:space="preserve">  2.3.3 </w:t>
      </w:r>
      <w:r w:rsidR="009E1E0B" w:rsidRPr="00C610D2">
        <w:rPr>
          <w:rFonts w:asciiTheme="majorBidi" w:hAnsiTheme="majorBidi" w:cstheme="majorBidi"/>
          <w:color w:val="auto"/>
          <w:sz w:val="24"/>
          <w:szCs w:val="24"/>
        </w:rPr>
        <w:t>Version Control and Experiment Tracking</w:t>
      </w:r>
    </w:p>
    <w:p w14:paraId="22E06BF5" w14:textId="5EA33B6D" w:rsidR="009E1E0B" w:rsidRPr="00DD4D27" w:rsidRDefault="004F492F" w:rsidP="004941D0">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A913F8" w:rsidRPr="00DD4D27">
        <w:rPr>
          <w:rFonts w:asciiTheme="majorBidi" w:hAnsiTheme="majorBidi" w:cstheme="majorBidi"/>
          <w:color w:val="auto"/>
          <w:sz w:val="24"/>
          <w:szCs w:val="24"/>
        </w:rPr>
        <w:t xml:space="preserve">  2.3.4 </w:t>
      </w:r>
      <w:r w:rsidR="00A913F8" w:rsidRPr="00C610D2">
        <w:rPr>
          <w:rFonts w:asciiTheme="majorBidi" w:hAnsiTheme="majorBidi" w:cstheme="majorBidi"/>
          <w:color w:val="auto"/>
          <w:sz w:val="24"/>
          <w:szCs w:val="24"/>
        </w:rPr>
        <w:t>Main Observations So</w:t>
      </w:r>
      <w:r w:rsidR="004731DD" w:rsidRPr="00DD4D27">
        <w:rPr>
          <w:rFonts w:asciiTheme="majorBidi" w:hAnsiTheme="majorBidi" w:cstheme="majorBidi"/>
          <w:color w:val="auto"/>
          <w:sz w:val="24"/>
          <w:szCs w:val="24"/>
        </w:rPr>
        <w:t xml:space="preserve"> Far </w:t>
      </w:r>
    </w:p>
    <w:p w14:paraId="65C001A7" w14:textId="6BEF50BA" w:rsidR="004731DD" w:rsidRPr="00DD4D27" w:rsidRDefault="004F492F" w:rsidP="004941D0">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4731DD" w:rsidRPr="00DD4D27">
        <w:rPr>
          <w:rFonts w:asciiTheme="majorBidi" w:hAnsiTheme="majorBidi" w:cstheme="majorBidi"/>
          <w:color w:val="auto"/>
          <w:sz w:val="24"/>
          <w:szCs w:val="24"/>
        </w:rPr>
        <w:t xml:space="preserve">  2.3.5 </w:t>
      </w:r>
      <w:r w:rsidR="00B2323F" w:rsidRPr="00C610D2">
        <w:rPr>
          <w:rFonts w:asciiTheme="majorBidi" w:hAnsiTheme="majorBidi" w:cstheme="majorBidi"/>
          <w:bCs/>
          <w:color w:val="auto"/>
          <w:sz w:val="24"/>
          <w:szCs w:val="24"/>
        </w:rPr>
        <w:t xml:space="preserve">Future Experimental </w:t>
      </w:r>
      <w:r w:rsidR="00B2323F" w:rsidRPr="00DD4D27">
        <w:rPr>
          <w:rFonts w:asciiTheme="majorBidi" w:hAnsiTheme="majorBidi" w:cstheme="majorBidi"/>
          <w:bCs/>
          <w:color w:val="auto"/>
          <w:sz w:val="24"/>
          <w:szCs w:val="24"/>
        </w:rPr>
        <w:t>Directions</w:t>
      </w:r>
    </w:p>
    <w:p w14:paraId="4B7D334C" w14:textId="705D6F3F" w:rsidR="004941D0" w:rsidRPr="00DD4D27" w:rsidRDefault="004F492F" w:rsidP="004941D0">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 xml:space="preserve">  2.4 </w:t>
      </w:r>
      <w:r w:rsidR="004941D0" w:rsidRPr="00DD4D27">
        <w:rPr>
          <w:rFonts w:asciiTheme="majorBidi" w:hAnsiTheme="majorBidi" w:cstheme="majorBidi"/>
          <w:color w:val="auto"/>
          <w:sz w:val="24"/>
          <w:szCs w:val="24"/>
        </w:rPr>
        <w:t xml:space="preserve">Experimental </w:t>
      </w:r>
      <w:r w:rsidR="00982D10" w:rsidRPr="00DD4D27">
        <w:rPr>
          <w:rFonts w:asciiTheme="majorBidi" w:hAnsiTheme="majorBidi" w:cstheme="majorBidi"/>
          <w:color w:val="auto"/>
          <w:sz w:val="24"/>
          <w:szCs w:val="24"/>
        </w:rPr>
        <w:t>Experience 2</w:t>
      </w:r>
      <w:r w:rsidR="004941D0" w:rsidRPr="00DD4D27">
        <w:rPr>
          <w:rFonts w:asciiTheme="majorBidi" w:hAnsiTheme="majorBidi" w:cstheme="majorBidi"/>
          <w:color w:val="auto"/>
          <w:sz w:val="24"/>
          <w:szCs w:val="24"/>
        </w:rPr>
        <w:t xml:space="preserve"> – Initial TDD &amp; AI Evaluation Using Aider</w:t>
      </w:r>
    </w:p>
    <w:p w14:paraId="19CE0032" w14:textId="2F74E224" w:rsidR="00B2323F" w:rsidRPr="00DD4D27" w:rsidRDefault="004F492F" w:rsidP="00B2323F">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B2323F" w:rsidRPr="00DD4D27">
        <w:rPr>
          <w:rFonts w:asciiTheme="majorBidi" w:hAnsiTheme="majorBidi" w:cstheme="majorBidi"/>
          <w:color w:val="auto"/>
          <w:sz w:val="24"/>
          <w:szCs w:val="24"/>
        </w:rPr>
        <w:t xml:space="preserve">  2.4.1 Objective of the Experiment</w:t>
      </w:r>
    </w:p>
    <w:p w14:paraId="6CF2AF50" w14:textId="7AF0FADD" w:rsidR="00B2323F" w:rsidRPr="00DD4D27" w:rsidRDefault="004F492F" w:rsidP="004941D0">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B2323F" w:rsidRPr="00DD4D27">
        <w:rPr>
          <w:rFonts w:asciiTheme="majorBidi" w:hAnsiTheme="majorBidi" w:cstheme="majorBidi"/>
          <w:color w:val="auto"/>
          <w:sz w:val="24"/>
          <w:szCs w:val="24"/>
        </w:rPr>
        <w:t xml:space="preserve">  2.4.2 </w:t>
      </w:r>
      <w:r w:rsidR="00C0507F" w:rsidRPr="00C610D2">
        <w:rPr>
          <w:rFonts w:asciiTheme="majorBidi" w:hAnsiTheme="majorBidi" w:cstheme="majorBidi"/>
          <w:color w:val="auto"/>
          <w:sz w:val="24"/>
          <w:szCs w:val="24"/>
        </w:rPr>
        <w:t>Methodology Update: LLM Model Pivot and Baseline Reset</w:t>
      </w:r>
    </w:p>
    <w:p w14:paraId="4F21B392" w14:textId="5F31A766" w:rsidR="00C0507F" w:rsidRPr="00DD4D27" w:rsidRDefault="004F492F" w:rsidP="004941D0">
      <w:pPr>
        <w:rPr>
          <w:rFonts w:asciiTheme="majorBidi" w:hAnsiTheme="majorBidi" w:cstheme="majorBidi"/>
          <w:color w:val="auto"/>
          <w:sz w:val="24"/>
          <w:szCs w:val="24"/>
        </w:rPr>
      </w:pPr>
      <w:r>
        <w:rPr>
          <w:rFonts w:asciiTheme="majorBidi" w:hAnsiTheme="majorBidi" w:cstheme="majorBidi"/>
          <w:color w:val="auto"/>
          <w:sz w:val="24"/>
          <w:szCs w:val="24"/>
        </w:rPr>
        <w:lastRenderedPageBreak/>
        <w:t xml:space="preserve"> </w:t>
      </w:r>
      <w:r w:rsidR="00C0507F" w:rsidRPr="00DD4D27">
        <w:rPr>
          <w:rFonts w:asciiTheme="majorBidi" w:hAnsiTheme="majorBidi" w:cstheme="majorBidi"/>
          <w:color w:val="auto"/>
          <w:sz w:val="24"/>
          <w:szCs w:val="24"/>
        </w:rPr>
        <w:t xml:space="preserve">  2.4.3 Initial Project Setup</w:t>
      </w:r>
    </w:p>
    <w:p w14:paraId="4EEB540C" w14:textId="19493E02" w:rsidR="004941D0" w:rsidRPr="00DD4D27" w:rsidRDefault="004F492F" w:rsidP="00A87CEB">
      <w:pPr>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C0507F" w:rsidRPr="00DD4D27">
        <w:rPr>
          <w:rFonts w:asciiTheme="majorBidi" w:hAnsiTheme="majorBidi" w:cstheme="majorBidi"/>
          <w:color w:val="auto"/>
          <w:sz w:val="24"/>
          <w:szCs w:val="24"/>
        </w:rPr>
        <w:t xml:space="preserve">  2.4.4 Main Observations So Far</w:t>
      </w:r>
    </w:p>
    <w:p w14:paraId="35042F85" w14:textId="570B75F6" w:rsidR="004941D0" w:rsidRPr="00C610D2" w:rsidRDefault="004941D0" w:rsidP="004941D0">
      <w:pPr>
        <w:rPr>
          <w:rFonts w:asciiTheme="majorBidi" w:hAnsiTheme="majorBidi" w:cstheme="majorBidi"/>
          <w:b/>
          <w:bCs/>
          <w:color w:val="auto"/>
          <w:sz w:val="24"/>
          <w:szCs w:val="24"/>
        </w:rPr>
      </w:pPr>
      <w:r w:rsidRPr="00C610D2">
        <w:rPr>
          <w:rFonts w:asciiTheme="majorBidi" w:hAnsiTheme="majorBidi" w:cstheme="majorBidi"/>
          <w:color w:val="auto"/>
          <w:sz w:val="24"/>
          <w:szCs w:val="24"/>
        </w:rPr>
        <w:t xml:space="preserve">  </w:t>
      </w:r>
      <w:r w:rsidRPr="00C610D2">
        <w:rPr>
          <w:rFonts w:asciiTheme="majorBidi" w:hAnsiTheme="majorBidi" w:cstheme="majorBidi"/>
          <w:b/>
          <w:bCs/>
          <w:color w:val="auto"/>
          <w:sz w:val="24"/>
          <w:szCs w:val="24"/>
        </w:rPr>
        <w:t xml:space="preserve">Chapter </w:t>
      </w:r>
      <w:r w:rsidR="00BC470A">
        <w:rPr>
          <w:rFonts w:asciiTheme="majorBidi" w:hAnsiTheme="majorBidi" w:cstheme="majorBidi"/>
          <w:b/>
          <w:bCs/>
          <w:color w:val="auto"/>
          <w:sz w:val="24"/>
          <w:szCs w:val="24"/>
        </w:rPr>
        <w:t>3</w:t>
      </w:r>
      <w:r w:rsidRPr="00C610D2">
        <w:rPr>
          <w:rFonts w:asciiTheme="majorBidi" w:hAnsiTheme="majorBidi" w:cstheme="majorBidi"/>
          <w:b/>
          <w:bCs/>
          <w:color w:val="auto"/>
          <w:sz w:val="24"/>
          <w:szCs w:val="24"/>
        </w:rPr>
        <w:t>: BACKGROUND AND RELATED WORK</w:t>
      </w:r>
    </w:p>
    <w:p w14:paraId="420139A4" w14:textId="39AAE53B" w:rsidR="000E65AB" w:rsidRPr="00C610D2" w:rsidRDefault="00DA3711" w:rsidP="00DA3711">
      <w:pPr>
        <w:ind w:left="987" w:firstLine="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 xml:space="preserve">  </w:t>
      </w:r>
      <w:r w:rsidR="00BC470A">
        <w:rPr>
          <w:rFonts w:asciiTheme="majorBidi" w:hAnsiTheme="majorBidi" w:cstheme="majorBidi"/>
          <w:color w:val="auto"/>
          <w:sz w:val="24"/>
          <w:szCs w:val="24"/>
        </w:rPr>
        <w:t>3</w:t>
      </w:r>
      <w:r w:rsidR="004941D0" w:rsidRPr="00C610D2">
        <w:rPr>
          <w:rFonts w:asciiTheme="majorBidi" w:hAnsiTheme="majorBidi" w:cstheme="majorBidi"/>
          <w:color w:val="auto"/>
          <w:sz w:val="24"/>
          <w:szCs w:val="24"/>
        </w:rPr>
        <w:t xml:space="preserve">.1 The Story of TDD – Explaining TDD to </w:t>
      </w:r>
      <w:r w:rsidR="000E65AB" w:rsidRPr="00C610D2">
        <w:rPr>
          <w:rFonts w:asciiTheme="majorBidi" w:hAnsiTheme="majorBidi" w:cstheme="majorBidi"/>
          <w:color w:val="auto"/>
          <w:sz w:val="24"/>
          <w:szCs w:val="24"/>
        </w:rPr>
        <w:t xml:space="preserve">Someone </w:t>
      </w:r>
      <w:r w:rsidR="004941D0" w:rsidRPr="00C610D2">
        <w:rPr>
          <w:rFonts w:asciiTheme="majorBidi" w:hAnsiTheme="majorBidi" w:cstheme="majorBidi"/>
          <w:color w:val="auto"/>
          <w:sz w:val="24"/>
          <w:szCs w:val="24"/>
        </w:rPr>
        <w:t>Who Has Never Seen It</w:t>
      </w:r>
    </w:p>
    <w:p w14:paraId="7C9FCF04" w14:textId="1E5CE3D6" w:rsidR="004941D0" w:rsidRPr="00C610D2" w:rsidRDefault="00DA3711" w:rsidP="00DA3711">
      <w:pPr>
        <w:ind w:left="987" w:firstLine="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0E65AB" w:rsidRPr="00C610D2">
        <w:rPr>
          <w:rFonts w:asciiTheme="majorBidi" w:hAnsiTheme="majorBidi" w:cstheme="majorBidi"/>
          <w:color w:val="auto"/>
          <w:sz w:val="24"/>
          <w:szCs w:val="24"/>
        </w:rPr>
        <w:tab/>
        <w:t>Before</w:t>
      </w:r>
      <w:r w:rsidR="004941D0" w:rsidRPr="00C610D2">
        <w:rPr>
          <w:rFonts w:asciiTheme="majorBidi" w:hAnsiTheme="majorBidi" w:cstheme="majorBidi"/>
          <w:color w:val="auto"/>
          <w:sz w:val="24"/>
          <w:szCs w:val="24"/>
        </w:rPr>
        <w:t xml:space="preserve">    </w:t>
      </w:r>
      <w:r w:rsidR="00C0507F" w:rsidRPr="00C610D2">
        <w:rPr>
          <w:rFonts w:asciiTheme="majorBidi" w:hAnsiTheme="majorBidi" w:cstheme="majorBidi"/>
          <w:color w:val="auto"/>
          <w:sz w:val="24"/>
          <w:szCs w:val="24"/>
        </w:rPr>
        <w:t xml:space="preserve">   </w:t>
      </w:r>
    </w:p>
    <w:p w14:paraId="02A253DF" w14:textId="0C4A6122" w:rsidR="002F402B" w:rsidRPr="00C610D2" w:rsidRDefault="00DA3711" w:rsidP="00DA3711">
      <w:pPr>
        <w:ind w:left="987" w:firstLine="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2F402B">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 xml:space="preserve"> </w:t>
      </w:r>
      <w:r w:rsidR="00BC470A">
        <w:rPr>
          <w:rFonts w:asciiTheme="majorBidi" w:hAnsiTheme="majorBidi" w:cstheme="majorBidi"/>
          <w:color w:val="auto"/>
          <w:sz w:val="24"/>
          <w:szCs w:val="24"/>
        </w:rPr>
        <w:t>3</w:t>
      </w:r>
      <w:r w:rsidR="004941D0" w:rsidRPr="00C610D2">
        <w:rPr>
          <w:rFonts w:asciiTheme="majorBidi" w:hAnsiTheme="majorBidi" w:cstheme="majorBidi"/>
          <w:color w:val="auto"/>
          <w:sz w:val="24"/>
          <w:szCs w:val="24"/>
        </w:rPr>
        <w:t xml:space="preserve">.2 </w:t>
      </w:r>
      <w:r w:rsidR="004941D0" w:rsidRPr="00C610D2">
        <w:rPr>
          <w:rFonts w:asciiTheme="majorBidi" w:hAnsiTheme="majorBidi" w:cstheme="majorBidi"/>
          <w:sz w:val="24"/>
          <w:szCs w:val="24"/>
        </w:rPr>
        <w:t>Code Generation Using Artificial Intelligence</w:t>
      </w:r>
    </w:p>
    <w:p w14:paraId="14310289" w14:textId="6743A3B3" w:rsidR="004941D0" w:rsidRPr="00C610D2" w:rsidRDefault="00DA3711" w:rsidP="00DA3711">
      <w:pPr>
        <w:ind w:left="987" w:firstLine="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 xml:space="preserve">  </w:t>
      </w:r>
      <w:r w:rsidR="00BC470A">
        <w:rPr>
          <w:rFonts w:asciiTheme="majorBidi" w:hAnsiTheme="majorBidi" w:cstheme="majorBidi"/>
          <w:color w:val="auto"/>
          <w:sz w:val="24"/>
          <w:szCs w:val="24"/>
        </w:rPr>
        <w:t>3</w:t>
      </w:r>
      <w:r w:rsidR="004941D0" w:rsidRPr="00C610D2">
        <w:rPr>
          <w:rFonts w:asciiTheme="majorBidi" w:hAnsiTheme="majorBidi" w:cstheme="majorBidi"/>
          <w:color w:val="auto"/>
          <w:sz w:val="24"/>
          <w:szCs w:val="24"/>
        </w:rPr>
        <w:t>.</w:t>
      </w:r>
      <w:r w:rsidR="00D87385">
        <w:rPr>
          <w:rFonts w:asciiTheme="majorBidi" w:hAnsiTheme="majorBidi" w:cstheme="majorBidi" w:hint="cs"/>
          <w:color w:val="auto"/>
          <w:sz w:val="24"/>
          <w:szCs w:val="24"/>
          <w:rtl/>
        </w:rPr>
        <w:t>3</w:t>
      </w:r>
      <w:r w:rsidR="00D87385" w:rsidRPr="00C610D2">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What can we accept as is from previous experience?</w:t>
      </w:r>
    </w:p>
    <w:p w14:paraId="373B0894" w14:textId="5F2FA1D5" w:rsidR="004941D0" w:rsidRPr="00C610D2" w:rsidRDefault="00DA3711" w:rsidP="00DA3711">
      <w:pPr>
        <w:ind w:left="987" w:firstLine="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 xml:space="preserve">  </w:t>
      </w:r>
      <w:r w:rsidR="00BC470A">
        <w:rPr>
          <w:rFonts w:asciiTheme="majorBidi" w:hAnsiTheme="majorBidi" w:cstheme="majorBidi"/>
          <w:color w:val="auto"/>
          <w:sz w:val="24"/>
          <w:szCs w:val="24"/>
        </w:rPr>
        <w:t>3</w:t>
      </w:r>
      <w:r w:rsidR="004941D0" w:rsidRPr="00C610D2">
        <w:rPr>
          <w:rFonts w:asciiTheme="majorBidi" w:hAnsiTheme="majorBidi" w:cstheme="majorBidi"/>
          <w:color w:val="auto"/>
          <w:sz w:val="24"/>
          <w:szCs w:val="24"/>
        </w:rPr>
        <w:t>.</w:t>
      </w:r>
      <w:r w:rsidR="00D87385">
        <w:rPr>
          <w:rFonts w:asciiTheme="majorBidi" w:hAnsiTheme="majorBidi" w:cstheme="majorBidi" w:hint="cs"/>
          <w:color w:val="auto"/>
          <w:sz w:val="24"/>
          <w:szCs w:val="24"/>
          <w:rtl/>
        </w:rPr>
        <w:t>4</w:t>
      </w:r>
      <w:r w:rsidR="00D87385" w:rsidRPr="00C610D2">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What can we adopt from previous experience?</w:t>
      </w:r>
    </w:p>
    <w:p w14:paraId="6EC4E231" w14:textId="7BF1A6EA" w:rsidR="004941D0" w:rsidRPr="00C610D2" w:rsidRDefault="00DA3711" w:rsidP="00DA3711">
      <w:pPr>
        <w:ind w:left="987" w:firstLine="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 xml:space="preserve">  </w:t>
      </w:r>
      <w:r w:rsidR="00BC470A">
        <w:rPr>
          <w:rFonts w:asciiTheme="majorBidi" w:hAnsiTheme="majorBidi" w:cstheme="majorBidi"/>
          <w:color w:val="auto"/>
          <w:sz w:val="24"/>
          <w:szCs w:val="24"/>
        </w:rPr>
        <w:t>3</w:t>
      </w:r>
      <w:r w:rsidR="004941D0" w:rsidRPr="00C610D2">
        <w:rPr>
          <w:rFonts w:asciiTheme="majorBidi" w:hAnsiTheme="majorBidi" w:cstheme="majorBidi"/>
          <w:color w:val="auto"/>
          <w:sz w:val="24"/>
          <w:szCs w:val="24"/>
        </w:rPr>
        <w:t>.</w:t>
      </w:r>
      <w:r w:rsidR="00D87385">
        <w:rPr>
          <w:rFonts w:asciiTheme="majorBidi" w:hAnsiTheme="majorBidi" w:cstheme="majorBidi" w:hint="cs"/>
          <w:color w:val="auto"/>
          <w:sz w:val="24"/>
          <w:szCs w:val="24"/>
          <w:rtl/>
        </w:rPr>
        <w:t>5</w:t>
      </w:r>
      <w:r w:rsidR="00D87385" w:rsidRPr="00C610D2">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What is the novelty of our approach?</w:t>
      </w:r>
    </w:p>
    <w:p w14:paraId="0A6E2DE2" w14:textId="1CAB2C6A" w:rsidR="00165335" w:rsidRDefault="004941D0" w:rsidP="004941D0">
      <w:pPr>
        <w:ind w:left="987" w:firstLine="0"/>
        <w:rPr>
          <w:rFonts w:asciiTheme="majorBidi" w:hAnsiTheme="majorBidi" w:cstheme="majorBidi"/>
          <w:color w:val="auto"/>
          <w:sz w:val="24"/>
          <w:szCs w:val="24"/>
        </w:rPr>
      </w:pPr>
      <w:r w:rsidRPr="00C610D2">
        <w:rPr>
          <w:rFonts w:asciiTheme="majorBidi" w:hAnsiTheme="majorBidi" w:cstheme="majorBidi"/>
          <w:color w:val="auto"/>
          <w:sz w:val="24"/>
          <w:szCs w:val="24"/>
        </w:rPr>
        <w:t xml:space="preserve">  </w:t>
      </w:r>
      <w:r w:rsidRPr="00C610D2">
        <w:rPr>
          <w:rFonts w:asciiTheme="majorBidi" w:hAnsiTheme="majorBidi" w:cstheme="majorBidi"/>
          <w:b/>
          <w:bCs/>
          <w:color w:val="auto"/>
          <w:sz w:val="24"/>
          <w:szCs w:val="24"/>
        </w:rPr>
        <w:t xml:space="preserve">Chapter </w:t>
      </w:r>
      <w:r w:rsidR="00165335">
        <w:rPr>
          <w:rFonts w:asciiTheme="majorBidi" w:hAnsiTheme="majorBidi" w:cstheme="majorBidi"/>
          <w:b/>
          <w:bCs/>
          <w:color w:val="auto"/>
          <w:sz w:val="24"/>
          <w:szCs w:val="24"/>
        </w:rPr>
        <w:t>4</w:t>
      </w:r>
      <w:r w:rsidRPr="00C610D2">
        <w:rPr>
          <w:rFonts w:asciiTheme="majorBidi" w:hAnsiTheme="majorBidi" w:cstheme="majorBidi"/>
          <w:b/>
          <w:bCs/>
          <w:color w:val="auto"/>
          <w:sz w:val="24"/>
          <w:szCs w:val="24"/>
        </w:rPr>
        <w:t>: GENERAL STEPS OF IMPLEMENTATION</w:t>
      </w:r>
      <w:r w:rsidRPr="00C610D2">
        <w:rPr>
          <w:rFonts w:asciiTheme="majorBidi" w:hAnsiTheme="majorBidi" w:cstheme="majorBidi"/>
          <w:color w:val="auto"/>
          <w:sz w:val="24"/>
          <w:szCs w:val="24"/>
        </w:rPr>
        <w:t xml:space="preserve"> </w:t>
      </w:r>
    </w:p>
    <w:p w14:paraId="4D9ECD34" w14:textId="0AF09316" w:rsidR="004941D0" w:rsidRPr="00C610D2" w:rsidRDefault="00165335" w:rsidP="004941D0">
      <w:pPr>
        <w:ind w:left="987" w:firstLine="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4941D0" w:rsidRPr="00C610D2">
        <w:rPr>
          <w:rFonts w:asciiTheme="majorBidi" w:hAnsiTheme="majorBidi" w:cstheme="majorBidi"/>
          <w:color w:val="auto"/>
          <w:sz w:val="24"/>
          <w:szCs w:val="24"/>
        </w:rPr>
        <w:t xml:space="preserve"> </w:t>
      </w:r>
      <w:r>
        <w:rPr>
          <w:rFonts w:asciiTheme="majorBidi" w:hAnsiTheme="majorBidi" w:cstheme="majorBidi"/>
          <w:color w:val="auto"/>
          <w:sz w:val="24"/>
          <w:szCs w:val="24"/>
        </w:rPr>
        <w:t>4</w:t>
      </w:r>
      <w:r w:rsidR="004941D0" w:rsidRPr="00C610D2">
        <w:rPr>
          <w:rFonts w:asciiTheme="majorBidi" w:hAnsiTheme="majorBidi" w:cstheme="majorBidi"/>
          <w:color w:val="auto"/>
          <w:sz w:val="24"/>
          <w:szCs w:val="24"/>
        </w:rPr>
        <w:t>.</w:t>
      </w:r>
      <w:r w:rsidR="00A8402C">
        <w:rPr>
          <w:rFonts w:asciiTheme="majorBidi" w:hAnsiTheme="majorBidi" w:cstheme="majorBidi" w:hint="cs"/>
          <w:color w:val="auto"/>
          <w:sz w:val="24"/>
          <w:szCs w:val="24"/>
          <w:rtl/>
        </w:rPr>
        <w:t>1</w:t>
      </w:r>
      <w:r w:rsidR="00A8402C" w:rsidRPr="00C610D2">
        <w:rPr>
          <w:rFonts w:asciiTheme="majorBidi" w:hAnsiTheme="majorBidi" w:cstheme="majorBidi"/>
          <w:color w:val="auto"/>
          <w:sz w:val="24"/>
          <w:szCs w:val="24"/>
        </w:rPr>
        <w:t xml:space="preserve"> </w:t>
      </w:r>
      <w:r w:rsidR="00135CC1" w:rsidRPr="00E275D2">
        <w:rPr>
          <w:rFonts w:asciiTheme="majorBidi" w:hAnsiTheme="majorBidi" w:cstheme="majorBidi"/>
          <w:color w:val="auto"/>
          <w:sz w:val="24"/>
          <w:szCs w:val="24"/>
        </w:rPr>
        <w:t xml:space="preserve">How </w:t>
      </w:r>
      <w:proofErr w:type="gramStart"/>
      <w:r w:rsidR="00135CC1" w:rsidRPr="00E275D2">
        <w:rPr>
          <w:rFonts w:asciiTheme="majorBidi" w:hAnsiTheme="majorBidi" w:cstheme="majorBidi"/>
          <w:color w:val="auto"/>
          <w:sz w:val="24"/>
          <w:szCs w:val="24"/>
        </w:rPr>
        <w:t>The</w:t>
      </w:r>
      <w:proofErr w:type="gramEnd"/>
      <w:r w:rsidR="00135CC1" w:rsidRPr="00E275D2">
        <w:rPr>
          <w:rFonts w:asciiTheme="majorBidi" w:hAnsiTheme="majorBidi" w:cstheme="majorBidi"/>
          <w:color w:val="auto"/>
          <w:sz w:val="24"/>
          <w:szCs w:val="24"/>
        </w:rPr>
        <w:t xml:space="preserve"> System Work and What Every Step Do</w:t>
      </w:r>
      <w:r w:rsidR="00135CC1" w:rsidRPr="00C610D2" w:rsidDel="00135CC1">
        <w:rPr>
          <w:rFonts w:asciiTheme="majorBidi" w:hAnsiTheme="majorBidi" w:cstheme="majorBidi"/>
          <w:color w:val="auto"/>
          <w:sz w:val="24"/>
          <w:szCs w:val="24"/>
        </w:rPr>
        <w:t xml:space="preserve"> </w:t>
      </w:r>
    </w:p>
    <w:p w14:paraId="23C92374" w14:textId="074FD57B" w:rsidR="004941D0" w:rsidRPr="00C610D2" w:rsidRDefault="004941D0" w:rsidP="004941D0">
      <w:pPr>
        <w:ind w:left="987" w:firstLine="0"/>
        <w:rPr>
          <w:rFonts w:asciiTheme="majorBidi" w:hAnsiTheme="majorBidi" w:cstheme="majorBidi"/>
          <w:b/>
          <w:bCs/>
          <w:color w:val="auto"/>
          <w:sz w:val="24"/>
          <w:szCs w:val="24"/>
        </w:rPr>
      </w:pPr>
      <w:r w:rsidRPr="00C610D2">
        <w:rPr>
          <w:rFonts w:asciiTheme="majorBidi" w:hAnsiTheme="majorBidi" w:cstheme="majorBidi"/>
          <w:color w:val="auto"/>
          <w:sz w:val="24"/>
          <w:szCs w:val="24"/>
        </w:rPr>
        <w:t xml:space="preserve">  </w:t>
      </w:r>
      <w:r w:rsidRPr="00C610D2">
        <w:rPr>
          <w:rFonts w:asciiTheme="majorBidi" w:hAnsiTheme="majorBidi" w:cstheme="majorBidi"/>
          <w:b/>
          <w:bCs/>
          <w:color w:val="auto"/>
          <w:sz w:val="24"/>
          <w:szCs w:val="24"/>
        </w:rPr>
        <w:t xml:space="preserve">Chapter </w:t>
      </w:r>
      <w:r w:rsidR="00B052AE">
        <w:rPr>
          <w:rFonts w:asciiTheme="majorBidi" w:hAnsiTheme="majorBidi" w:cstheme="majorBidi"/>
          <w:b/>
          <w:bCs/>
          <w:color w:val="auto"/>
          <w:sz w:val="24"/>
          <w:szCs w:val="24"/>
        </w:rPr>
        <w:t>5</w:t>
      </w:r>
      <w:r w:rsidRPr="00C610D2">
        <w:rPr>
          <w:rFonts w:asciiTheme="majorBidi" w:hAnsiTheme="majorBidi" w:cstheme="majorBidi"/>
          <w:b/>
          <w:bCs/>
          <w:color w:val="auto"/>
          <w:sz w:val="24"/>
          <w:szCs w:val="24"/>
        </w:rPr>
        <w:t>: EXPECTED RESULTS</w:t>
      </w:r>
    </w:p>
    <w:p w14:paraId="7661DA1A" w14:textId="76FC2075" w:rsidR="004941D0" w:rsidRPr="00C610D2" w:rsidRDefault="004941D0" w:rsidP="004941D0">
      <w:pPr>
        <w:ind w:left="987" w:firstLine="0"/>
        <w:rPr>
          <w:rFonts w:asciiTheme="majorBidi" w:hAnsiTheme="majorBidi" w:cstheme="majorBidi"/>
          <w:b/>
          <w:bCs/>
          <w:color w:val="auto"/>
          <w:sz w:val="24"/>
          <w:szCs w:val="24"/>
        </w:rPr>
      </w:pPr>
      <w:r w:rsidRPr="00C610D2">
        <w:rPr>
          <w:rFonts w:asciiTheme="majorBidi" w:hAnsiTheme="majorBidi" w:cstheme="majorBidi"/>
          <w:color w:val="auto"/>
          <w:sz w:val="24"/>
          <w:szCs w:val="24"/>
        </w:rPr>
        <w:t xml:space="preserve">  </w:t>
      </w:r>
      <w:r w:rsidRPr="00C610D2">
        <w:rPr>
          <w:rFonts w:asciiTheme="majorBidi" w:hAnsiTheme="majorBidi" w:cstheme="majorBidi"/>
          <w:b/>
          <w:bCs/>
          <w:color w:val="auto"/>
          <w:sz w:val="24"/>
          <w:szCs w:val="24"/>
        </w:rPr>
        <w:t xml:space="preserve">Chapter </w:t>
      </w:r>
      <w:r w:rsidR="00B052AE">
        <w:rPr>
          <w:rFonts w:asciiTheme="majorBidi" w:hAnsiTheme="majorBidi" w:cstheme="majorBidi"/>
          <w:b/>
          <w:bCs/>
          <w:color w:val="auto"/>
          <w:sz w:val="24"/>
          <w:szCs w:val="24"/>
        </w:rPr>
        <w:t>6</w:t>
      </w:r>
      <w:r w:rsidRPr="00C610D2">
        <w:rPr>
          <w:rFonts w:asciiTheme="majorBidi" w:hAnsiTheme="majorBidi" w:cstheme="majorBidi"/>
          <w:b/>
          <w:bCs/>
          <w:color w:val="auto"/>
          <w:sz w:val="24"/>
          <w:szCs w:val="24"/>
        </w:rPr>
        <w:t>: FR\NFR REQUIREMENTS</w:t>
      </w:r>
    </w:p>
    <w:p w14:paraId="1388EAE6" w14:textId="7A6411E3" w:rsidR="00242664" w:rsidRPr="00C610D2" w:rsidRDefault="00DA3711" w:rsidP="004941D0">
      <w:pPr>
        <w:ind w:left="987" w:firstLine="0"/>
        <w:rPr>
          <w:rFonts w:asciiTheme="majorBidi" w:hAnsiTheme="majorBidi" w:cstheme="majorBidi"/>
          <w:color w:val="auto"/>
          <w:sz w:val="24"/>
          <w:szCs w:val="24"/>
        </w:rPr>
      </w:pPr>
      <w:r>
        <w:rPr>
          <w:rFonts w:asciiTheme="majorBidi" w:hAnsiTheme="majorBidi" w:cstheme="majorBidi"/>
          <w:b/>
          <w:bCs/>
          <w:color w:val="auto"/>
          <w:sz w:val="24"/>
          <w:szCs w:val="24"/>
        </w:rPr>
        <w:t xml:space="preserve"> </w:t>
      </w:r>
      <w:r w:rsidR="00242664" w:rsidRPr="00C610D2">
        <w:rPr>
          <w:rFonts w:asciiTheme="majorBidi" w:hAnsiTheme="majorBidi" w:cstheme="majorBidi"/>
          <w:b/>
          <w:bCs/>
          <w:color w:val="auto"/>
          <w:sz w:val="24"/>
          <w:szCs w:val="24"/>
        </w:rPr>
        <w:t xml:space="preserve">  </w:t>
      </w:r>
      <w:r w:rsidR="00B052AE">
        <w:rPr>
          <w:rFonts w:asciiTheme="majorBidi" w:hAnsiTheme="majorBidi" w:cstheme="majorBidi"/>
          <w:color w:val="auto"/>
          <w:sz w:val="24"/>
          <w:szCs w:val="24"/>
        </w:rPr>
        <w:t>6</w:t>
      </w:r>
      <w:r w:rsidR="00393F61" w:rsidRPr="00C610D2">
        <w:rPr>
          <w:rFonts w:asciiTheme="majorBidi" w:hAnsiTheme="majorBidi" w:cstheme="majorBidi"/>
          <w:color w:val="auto"/>
          <w:sz w:val="24"/>
          <w:szCs w:val="24"/>
        </w:rPr>
        <w:t xml:space="preserve">.1 </w:t>
      </w:r>
      <w:r w:rsidR="000F42B3" w:rsidRPr="00C610D2">
        <w:rPr>
          <w:rFonts w:asciiTheme="majorBidi" w:hAnsiTheme="majorBidi" w:cstheme="majorBidi"/>
          <w:sz w:val="24"/>
          <w:szCs w:val="24"/>
        </w:rPr>
        <w:t>Functional Requirements</w:t>
      </w:r>
    </w:p>
    <w:p w14:paraId="01CF6B30" w14:textId="7C00138A" w:rsidR="00393F61" w:rsidRPr="00C610D2" w:rsidRDefault="00DA3711" w:rsidP="004941D0">
      <w:pPr>
        <w:ind w:left="987" w:firstLine="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00393F61" w:rsidRPr="00C610D2">
        <w:rPr>
          <w:rFonts w:asciiTheme="majorBidi" w:hAnsiTheme="majorBidi" w:cstheme="majorBidi"/>
          <w:color w:val="auto"/>
          <w:sz w:val="24"/>
          <w:szCs w:val="24"/>
        </w:rPr>
        <w:t xml:space="preserve">  </w:t>
      </w:r>
      <w:r w:rsidR="00B052AE">
        <w:rPr>
          <w:rFonts w:asciiTheme="majorBidi" w:hAnsiTheme="majorBidi" w:cstheme="majorBidi"/>
          <w:color w:val="auto"/>
          <w:sz w:val="24"/>
          <w:szCs w:val="24"/>
        </w:rPr>
        <w:t>6</w:t>
      </w:r>
      <w:r w:rsidR="00393F61" w:rsidRPr="00C610D2">
        <w:rPr>
          <w:rFonts w:asciiTheme="majorBidi" w:hAnsiTheme="majorBidi" w:cstheme="majorBidi"/>
          <w:color w:val="auto"/>
          <w:sz w:val="24"/>
          <w:szCs w:val="24"/>
        </w:rPr>
        <w:t>.2</w:t>
      </w:r>
      <w:r w:rsidR="009F2E3A" w:rsidRPr="00C610D2">
        <w:rPr>
          <w:rFonts w:asciiTheme="majorBidi" w:hAnsiTheme="majorBidi" w:cstheme="majorBidi"/>
          <w:color w:val="auto"/>
          <w:sz w:val="24"/>
          <w:szCs w:val="24"/>
        </w:rPr>
        <w:t xml:space="preserve"> </w:t>
      </w:r>
      <w:r w:rsidR="009F2E3A" w:rsidRPr="00C610D2">
        <w:rPr>
          <w:rFonts w:asciiTheme="majorBidi" w:hAnsiTheme="majorBidi" w:cstheme="majorBidi"/>
          <w:sz w:val="24"/>
          <w:szCs w:val="24"/>
        </w:rPr>
        <w:t>Non-Functional Requirements</w:t>
      </w:r>
    </w:p>
    <w:p w14:paraId="22F903CB" w14:textId="7466623E" w:rsidR="004941D0" w:rsidRPr="00C610D2" w:rsidRDefault="004941D0" w:rsidP="004941D0">
      <w:pPr>
        <w:ind w:left="987" w:firstLine="0"/>
        <w:rPr>
          <w:rFonts w:asciiTheme="majorBidi" w:hAnsiTheme="majorBidi" w:cstheme="majorBidi"/>
          <w:b/>
          <w:bCs/>
          <w:color w:val="auto"/>
          <w:sz w:val="24"/>
          <w:szCs w:val="24"/>
        </w:rPr>
      </w:pPr>
      <w:r w:rsidRPr="00C610D2">
        <w:rPr>
          <w:rFonts w:asciiTheme="majorBidi" w:hAnsiTheme="majorBidi" w:cstheme="majorBidi"/>
          <w:color w:val="auto"/>
          <w:sz w:val="24"/>
          <w:szCs w:val="24"/>
        </w:rPr>
        <w:t xml:space="preserve">  </w:t>
      </w:r>
      <w:r w:rsidRPr="00C610D2">
        <w:rPr>
          <w:rFonts w:asciiTheme="majorBidi" w:hAnsiTheme="majorBidi" w:cstheme="majorBidi"/>
          <w:b/>
          <w:bCs/>
          <w:color w:val="auto"/>
          <w:sz w:val="24"/>
          <w:szCs w:val="24"/>
        </w:rPr>
        <w:t xml:space="preserve">Chapter </w:t>
      </w:r>
      <w:r w:rsidR="00B052AE">
        <w:rPr>
          <w:rFonts w:asciiTheme="majorBidi" w:hAnsiTheme="majorBidi" w:cstheme="majorBidi"/>
          <w:b/>
          <w:bCs/>
          <w:color w:val="auto"/>
          <w:sz w:val="24"/>
          <w:szCs w:val="24"/>
        </w:rPr>
        <w:t>7</w:t>
      </w:r>
      <w:r w:rsidRPr="00C610D2">
        <w:rPr>
          <w:rFonts w:asciiTheme="majorBidi" w:hAnsiTheme="majorBidi" w:cstheme="majorBidi"/>
          <w:b/>
          <w:bCs/>
          <w:color w:val="auto"/>
          <w:sz w:val="24"/>
          <w:szCs w:val="24"/>
        </w:rPr>
        <w:t xml:space="preserve">: TESTING </w:t>
      </w:r>
      <w:r w:rsidR="00A77D09" w:rsidRPr="00C610D2">
        <w:rPr>
          <w:rFonts w:asciiTheme="majorBidi" w:hAnsiTheme="majorBidi" w:cstheme="majorBidi"/>
          <w:b/>
          <w:bCs/>
          <w:sz w:val="24"/>
          <w:szCs w:val="24"/>
        </w:rPr>
        <w:t>AND EXPERIMENTAL PLAN</w:t>
      </w:r>
    </w:p>
    <w:p w14:paraId="46134F66" w14:textId="6D30F4CC" w:rsidR="004941D0" w:rsidRPr="00C610D2" w:rsidRDefault="004941D0" w:rsidP="004941D0">
      <w:pPr>
        <w:ind w:left="987" w:firstLine="0"/>
        <w:rPr>
          <w:rFonts w:asciiTheme="majorBidi" w:hAnsiTheme="majorBidi" w:cstheme="majorBidi"/>
          <w:color w:val="auto"/>
          <w:sz w:val="24"/>
          <w:szCs w:val="24"/>
        </w:rPr>
      </w:pPr>
      <w:r w:rsidRPr="00C610D2">
        <w:rPr>
          <w:rFonts w:asciiTheme="majorBidi" w:hAnsiTheme="majorBidi" w:cstheme="majorBidi"/>
          <w:b/>
          <w:bCs/>
          <w:color w:val="auto"/>
          <w:sz w:val="24"/>
          <w:szCs w:val="24"/>
        </w:rPr>
        <w:t xml:space="preserve">   </w:t>
      </w:r>
      <w:r w:rsidR="00B052AE">
        <w:rPr>
          <w:rFonts w:asciiTheme="majorBidi" w:hAnsiTheme="majorBidi" w:cstheme="majorBidi"/>
          <w:color w:val="auto"/>
          <w:sz w:val="24"/>
          <w:szCs w:val="24"/>
        </w:rPr>
        <w:t>7</w:t>
      </w:r>
      <w:r w:rsidRPr="00C610D2">
        <w:rPr>
          <w:rFonts w:asciiTheme="majorBidi" w:hAnsiTheme="majorBidi" w:cstheme="majorBidi"/>
          <w:color w:val="auto"/>
          <w:sz w:val="24"/>
          <w:szCs w:val="24"/>
        </w:rPr>
        <w:t>.1 System and Environment Testing</w:t>
      </w:r>
    </w:p>
    <w:p w14:paraId="6DD9CEEC" w14:textId="1794C503" w:rsidR="004941D0" w:rsidRPr="00C610D2" w:rsidRDefault="004941D0" w:rsidP="004941D0">
      <w:pPr>
        <w:ind w:left="987" w:firstLine="0"/>
        <w:rPr>
          <w:rFonts w:asciiTheme="majorBidi" w:hAnsiTheme="majorBidi" w:cstheme="majorBidi"/>
          <w:sz w:val="24"/>
          <w:szCs w:val="24"/>
        </w:rPr>
      </w:pPr>
      <w:r w:rsidRPr="00C610D2">
        <w:rPr>
          <w:rFonts w:asciiTheme="majorBidi" w:hAnsiTheme="majorBidi" w:cstheme="majorBidi"/>
          <w:color w:val="auto"/>
          <w:sz w:val="24"/>
          <w:szCs w:val="24"/>
        </w:rPr>
        <w:t xml:space="preserve">   </w:t>
      </w:r>
      <w:r w:rsidR="00B052AE">
        <w:rPr>
          <w:rFonts w:asciiTheme="majorBidi" w:hAnsiTheme="majorBidi" w:cstheme="majorBidi"/>
          <w:color w:val="auto"/>
          <w:sz w:val="24"/>
          <w:szCs w:val="24"/>
        </w:rPr>
        <w:t>7</w:t>
      </w:r>
      <w:r w:rsidRPr="00C610D2">
        <w:rPr>
          <w:rFonts w:asciiTheme="majorBidi" w:hAnsiTheme="majorBidi" w:cstheme="majorBidi"/>
          <w:color w:val="auto"/>
          <w:sz w:val="24"/>
          <w:szCs w:val="24"/>
        </w:rPr>
        <w:t xml:space="preserve">.1.1 </w:t>
      </w:r>
      <w:r w:rsidRPr="00C610D2">
        <w:rPr>
          <w:rFonts w:asciiTheme="majorBidi" w:hAnsiTheme="majorBidi" w:cstheme="majorBidi"/>
          <w:sz w:val="24"/>
          <w:szCs w:val="24"/>
        </w:rPr>
        <w:t>Context Aggregation and Parsing Accuracy</w:t>
      </w:r>
    </w:p>
    <w:p w14:paraId="64554408" w14:textId="217AFF8E" w:rsidR="00A927BE" w:rsidRPr="00C610D2" w:rsidRDefault="004941D0" w:rsidP="00A927BE">
      <w:pPr>
        <w:ind w:left="987" w:firstLine="0"/>
        <w:rPr>
          <w:rFonts w:asciiTheme="majorBidi" w:hAnsiTheme="majorBidi" w:cstheme="majorBidi"/>
          <w:sz w:val="24"/>
          <w:szCs w:val="24"/>
        </w:rPr>
      </w:pPr>
      <w:r w:rsidRPr="00C610D2">
        <w:rPr>
          <w:rFonts w:asciiTheme="majorBidi" w:hAnsiTheme="majorBidi" w:cstheme="majorBidi"/>
          <w:sz w:val="24"/>
          <w:szCs w:val="24"/>
        </w:rPr>
        <w:t xml:space="preserve">   </w:t>
      </w:r>
      <w:r w:rsidR="00B052AE">
        <w:rPr>
          <w:rFonts w:asciiTheme="majorBidi" w:hAnsiTheme="majorBidi" w:cstheme="majorBidi"/>
          <w:sz w:val="24"/>
          <w:szCs w:val="24"/>
        </w:rPr>
        <w:t>7</w:t>
      </w:r>
      <w:r w:rsidRPr="00C610D2">
        <w:rPr>
          <w:rFonts w:asciiTheme="majorBidi" w:hAnsiTheme="majorBidi" w:cstheme="majorBidi"/>
          <w:sz w:val="24"/>
          <w:szCs w:val="24"/>
        </w:rPr>
        <w:t xml:space="preserve">.1.2 </w:t>
      </w:r>
      <w:r w:rsidR="00A927BE" w:rsidRPr="00E26396">
        <w:rPr>
          <w:rFonts w:asciiTheme="majorBidi" w:hAnsiTheme="majorBidi" w:cstheme="majorBidi"/>
          <w:lang w:bidi="ar-SA"/>
        </w:rPr>
        <w:t>Execution Environment and Automated Feedback Loop</w:t>
      </w:r>
    </w:p>
    <w:p w14:paraId="7F920E15" w14:textId="5B34958C" w:rsidR="004941D0" w:rsidRPr="00C610D2" w:rsidRDefault="004941D0" w:rsidP="00A927BE">
      <w:pPr>
        <w:ind w:left="987" w:firstLine="0"/>
        <w:rPr>
          <w:rFonts w:asciiTheme="majorBidi" w:hAnsiTheme="majorBidi" w:cstheme="majorBidi"/>
          <w:sz w:val="24"/>
          <w:szCs w:val="24"/>
        </w:rPr>
      </w:pPr>
      <w:r w:rsidRPr="00C610D2">
        <w:rPr>
          <w:rFonts w:asciiTheme="majorBidi" w:hAnsiTheme="majorBidi" w:cstheme="majorBidi"/>
          <w:sz w:val="24"/>
          <w:szCs w:val="24"/>
        </w:rPr>
        <w:t xml:space="preserve">   </w:t>
      </w:r>
      <w:r w:rsidR="00B052AE">
        <w:rPr>
          <w:rFonts w:asciiTheme="majorBidi" w:hAnsiTheme="majorBidi" w:cstheme="majorBidi"/>
          <w:sz w:val="24"/>
          <w:szCs w:val="24"/>
        </w:rPr>
        <w:t>7</w:t>
      </w:r>
      <w:r w:rsidRPr="00C610D2">
        <w:rPr>
          <w:rFonts w:asciiTheme="majorBidi" w:hAnsiTheme="majorBidi" w:cstheme="majorBidi"/>
          <w:sz w:val="24"/>
          <w:szCs w:val="24"/>
        </w:rPr>
        <w:t>.1.</w:t>
      </w:r>
      <w:r w:rsidR="00A927BE">
        <w:rPr>
          <w:rFonts w:asciiTheme="majorBidi" w:hAnsiTheme="majorBidi" w:cstheme="majorBidi"/>
          <w:sz w:val="24"/>
          <w:szCs w:val="24"/>
        </w:rPr>
        <w:t>3</w:t>
      </w:r>
      <w:r w:rsidR="00A927BE" w:rsidRPr="00C610D2">
        <w:rPr>
          <w:rFonts w:asciiTheme="majorBidi" w:hAnsiTheme="majorBidi" w:cstheme="majorBidi"/>
          <w:sz w:val="24"/>
          <w:szCs w:val="24"/>
        </w:rPr>
        <w:t xml:space="preserve"> </w:t>
      </w:r>
      <w:r w:rsidRPr="00C610D2">
        <w:rPr>
          <w:rFonts w:asciiTheme="majorBidi" w:hAnsiTheme="majorBidi" w:cstheme="majorBidi"/>
          <w:sz w:val="24"/>
          <w:szCs w:val="24"/>
        </w:rPr>
        <w:t>API Rate Limit and Network Timeout Resilience</w:t>
      </w:r>
    </w:p>
    <w:p w14:paraId="21333E3B" w14:textId="4EE31481" w:rsidR="004941D0" w:rsidRPr="00C610D2" w:rsidRDefault="004941D0" w:rsidP="004941D0">
      <w:pPr>
        <w:ind w:left="987" w:firstLine="0"/>
        <w:rPr>
          <w:rFonts w:asciiTheme="majorBidi" w:hAnsiTheme="majorBidi" w:cstheme="majorBidi"/>
          <w:sz w:val="24"/>
          <w:szCs w:val="24"/>
        </w:rPr>
      </w:pPr>
      <w:r w:rsidRPr="00C610D2">
        <w:rPr>
          <w:rFonts w:asciiTheme="majorBidi" w:hAnsiTheme="majorBidi" w:cstheme="majorBidi"/>
          <w:sz w:val="24"/>
          <w:szCs w:val="24"/>
        </w:rPr>
        <w:t xml:space="preserve">   </w:t>
      </w:r>
      <w:r w:rsidR="00B052AE">
        <w:rPr>
          <w:rFonts w:asciiTheme="majorBidi" w:hAnsiTheme="majorBidi" w:cstheme="majorBidi"/>
          <w:sz w:val="24"/>
          <w:szCs w:val="24"/>
        </w:rPr>
        <w:t>7</w:t>
      </w:r>
      <w:r w:rsidRPr="00C610D2">
        <w:rPr>
          <w:rFonts w:asciiTheme="majorBidi" w:hAnsiTheme="majorBidi" w:cstheme="majorBidi"/>
          <w:sz w:val="24"/>
          <w:szCs w:val="24"/>
        </w:rPr>
        <w:t>.1.</w:t>
      </w:r>
      <w:r w:rsidR="003A244D">
        <w:rPr>
          <w:rFonts w:asciiTheme="majorBidi" w:hAnsiTheme="majorBidi" w:cstheme="majorBidi"/>
          <w:sz w:val="24"/>
          <w:szCs w:val="24"/>
        </w:rPr>
        <w:t>4</w:t>
      </w:r>
      <w:r w:rsidR="00A927BE" w:rsidRPr="00C610D2">
        <w:rPr>
          <w:rFonts w:asciiTheme="majorBidi" w:hAnsiTheme="majorBidi" w:cstheme="majorBidi"/>
          <w:sz w:val="24"/>
          <w:szCs w:val="24"/>
        </w:rPr>
        <w:t xml:space="preserve"> </w:t>
      </w:r>
      <w:r w:rsidRPr="00C610D2">
        <w:rPr>
          <w:rFonts w:asciiTheme="majorBidi" w:hAnsiTheme="majorBidi" w:cstheme="majorBidi"/>
          <w:sz w:val="24"/>
          <w:szCs w:val="24"/>
        </w:rPr>
        <w:t>Multi-File Context Synchronization</w:t>
      </w:r>
    </w:p>
    <w:p w14:paraId="45E727FD" w14:textId="098EB3E4" w:rsidR="004941D0" w:rsidRPr="00C610D2" w:rsidRDefault="004941D0" w:rsidP="004941D0">
      <w:pPr>
        <w:ind w:left="987" w:firstLine="0"/>
        <w:rPr>
          <w:rFonts w:asciiTheme="majorBidi" w:hAnsiTheme="majorBidi" w:cstheme="majorBidi"/>
          <w:b/>
          <w:bCs/>
          <w:color w:val="auto"/>
          <w:sz w:val="24"/>
          <w:szCs w:val="24"/>
        </w:rPr>
      </w:pPr>
      <w:r w:rsidRPr="00C610D2">
        <w:rPr>
          <w:rFonts w:asciiTheme="majorBidi" w:hAnsiTheme="majorBidi" w:cstheme="majorBidi"/>
          <w:sz w:val="24"/>
          <w:szCs w:val="24"/>
        </w:rPr>
        <w:t xml:space="preserve">   </w:t>
      </w:r>
      <w:r w:rsidR="00B052AE">
        <w:rPr>
          <w:rFonts w:asciiTheme="majorBidi" w:hAnsiTheme="majorBidi" w:cstheme="majorBidi"/>
          <w:sz w:val="24"/>
          <w:szCs w:val="24"/>
        </w:rPr>
        <w:t>7</w:t>
      </w:r>
      <w:r w:rsidRPr="00C610D2">
        <w:rPr>
          <w:rFonts w:asciiTheme="majorBidi" w:hAnsiTheme="majorBidi" w:cstheme="majorBidi"/>
          <w:sz w:val="24"/>
          <w:szCs w:val="24"/>
        </w:rPr>
        <w:t>.2 Future Experiments and Case Studies</w:t>
      </w:r>
    </w:p>
    <w:p w14:paraId="4FF5E47C" w14:textId="7511C6A7" w:rsidR="004941D0" w:rsidRDefault="004941D0" w:rsidP="004941D0">
      <w:pPr>
        <w:ind w:left="987" w:firstLine="0"/>
        <w:rPr>
          <w:rFonts w:asciiTheme="majorBidi" w:hAnsiTheme="majorBidi" w:cstheme="majorBidi"/>
          <w:b/>
          <w:bCs/>
          <w:color w:val="auto"/>
          <w:sz w:val="24"/>
          <w:szCs w:val="24"/>
        </w:rPr>
      </w:pPr>
      <w:r w:rsidRPr="00C610D2">
        <w:rPr>
          <w:rFonts w:asciiTheme="majorBidi" w:hAnsiTheme="majorBidi" w:cstheme="majorBidi"/>
          <w:b/>
          <w:bCs/>
          <w:color w:val="auto"/>
          <w:sz w:val="24"/>
          <w:szCs w:val="24"/>
        </w:rPr>
        <w:t xml:space="preserve">  Chapter </w:t>
      </w:r>
      <w:r w:rsidR="00B052AE">
        <w:rPr>
          <w:rFonts w:asciiTheme="majorBidi" w:hAnsiTheme="majorBidi" w:cstheme="majorBidi"/>
          <w:b/>
          <w:bCs/>
          <w:color w:val="auto"/>
          <w:sz w:val="24"/>
          <w:szCs w:val="24"/>
        </w:rPr>
        <w:t>8</w:t>
      </w:r>
      <w:r w:rsidRPr="00C610D2">
        <w:rPr>
          <w:rFonts w:asciiTheme="majorBidi" w:hAnsiTheme="majorBidi" w:cstheme="majorBidi"/>
          <w:b/>
          <w:bCs/>
          <w:color w:val="auto"/>
          <w:sz w:val="24"/>
          <w:szCs w:val="24"/>
        </w:rPr>
        <w:t>: PRELIMINARY SOFTWARE ENGINEERING DOCUMENTS</w:t>
      </w:r>
    </w:p>
    <w:p w14:paraId="7AE43D2C" w14:textId="6FF187B5" w:rsidR="0013092C" w:rsidRDefault="0013092C" w:rsidP="0013092C">
      <w:pPr>
        <w:ind w:firstLine="0"/>
        <w:rPr>
          <w:rFonts w:asciiTheme="majorBidi" w:hAnsiTheme="majorBidi" w:cstheme="majorBidi"/>
          <w:color w:val="auto"/>
          <w:sz w:val="24"/>
          <w:szCs w:val="24"/>
        </w:rPr>
      </w:pPr>
      <w:r>
        <w:rPr>
          <w:rFonts w:asciiTheme="majorBidi" w:hAnsiTheme="majorBidi" w:cstheme="majorBidi"/>
          <w:color w:val="auto"/>
          <w:sz w:val="24"/>
          <w:szCs w:val="24"/>
        </w:rPr>
        <w:t xml:space="preserve">        8.1</w:t>
      </w:r>
      <w:r>
        <w:rPr>
          <w:rFonts w:asciiTheme="majorBidi" w:hAnsiTheme="majorBidi" w:cstheme="majorBidi"/>
          <w:b/>
          <w:bCs/>
          <w:color w:val="auto"/>
          <w:sz w:val="24"/>
          <w:szCs w:val="24"/>
        </w:rPr>
        <w:t xml:space="preserve"> </w:t>
      </w:r>
      <w:r w:rsidRPr="00DF7135">
        <w:rPr>
          <w:rFonts w:asciiTheme="majorBidi" w:hAnsiTheme="majorBidi" w:cstheme="majorBidi"/>
          <w:color w:val="auto"/>
          <w:sz w:val="24"/>
          <w:szCs w:val="24"/>
        </w:rPr>
        <w:t>Proposed System Architecture and Workflow</w:t>
      </w:r>
    </w:p>
    <w:p w14:paraId="686B2BDD" w14:textId="1EA9E3C1" w:rsidR="0013092C" w:rsidRDefault="0013092C" w:rsidP="0013092C">
      <w:pPr>
        <w:ind w:firstLine="0"/>
        <w:rPr>
          <w:rFonts w:asciiTheme="majorBidi" w:hAnsiTheme="majorBidi" w:cstheme="majorBidi"/>
          <w:color w:val="auto"/>
          <w:sz w:val="24"/>
          <w:szCs w:val="24"/>
        </w:rPr>
      </w:pPr>
      <w:r>
        <w:rPr>
          <w:rFonts w:asciiTheme="majorBidi" w:hAnsiTheme="majorBidi" w:cstheme="majorBidi"/>
          <w:color w:val="auto"/>
          <w:sz w:val="24"/>
          <w:szCs w:val="24"/>
        </w:rPr>
        <w:t xml:space="preserve">        8</w:t>
      </w:r>
      <w:r w:rsidRPr="00D071A9">
        <w:rPr>
          <w:rFonts w:asciiTheme="majorBidi" w:hAnsiTheme="majorBidi" w:cstheme="majorBidi"/>
          <w:color w:val="auto"/>
          <w:sz w:val="24"/>
          <w:szCs w:val="24"/>
        </w:rPr>
        <w:t>.1.</w:t>
      </w:r>
      <w:r>
        <w:rPr>
          <w:rFonts w:asciiTheme="majorBidi" w:hAnsiTheme="majorBidi" w:cstheme="majorBidi"/>
          <w:color w:val="auto"/>
          <w:sz w:val="24"/>
          <w:szCs w:val="24"/>
        </w:rPr>
        <w:t>1</w:t>
      </w:r>
      <w:r w:rsidRPr="008953FB">
        <w:rPr>
          <w:rFonts w:asciiTheme="majorBidi" w:hAnsiTheme="majorBidi" w:cstheme="majorBidi"/>
          <w:b/>
          <w:bCs/>
          <w:color w:val="auto"/>
          <w:sz w:val="24"/>
          <w:szCs w:val="24"/>
        </w:rPr>
        <w:t xml:space="preserve"> </w:t>
      </w:r>
      <w:r w:rsidRPr="00E26396">
        <w:rPr>
          <w:rFonts w:asciiTheme="majorBidi" w:hAnsiTheme="majorBidi" w:cstheme="majorBidi"/>
          <w:color w:val="auto"/>
          <w:sz w:val="24"/>
          <w:szCs w:val="24"/>
        </w:rPr>
        <w:t>System Workflow (Flowchart)</w:t>
      </w:r>
    </w:p>
    <w:p w14:paraId="1F959C43" w14:textId="61F01B01" w:rsidR="0013092C" w:rsidRDefault="0013092C" w:rsidP="0013092C">
      <w:pPr>
        <w:ind w:firstLine="0"/>
        <w:rPr>
          <w:rFonts w:asciiTheme="majorBidi" w:hAnsiTheme="majorBidi" w:cstheme="majorBidi"/>
          <w:color w:val="auto"/>
          <w:sz w:val="24"/>
          <w:szCs w:val="24"/>
        </w:rPr>
      </w:pPr>
      <w:r>
        <w:rPr>
          <w:rFonts w:asciiTheme="majorBidi" w:hAnsiTheme="majorBidi" w:cstheme="majorBidi"/>
          <w:color w:val="auto"/>
          <w:sz w:val="24"/>
          <w:szCs w:val="24"/>
        </w:rPr>
        <w:t xml:space="preserve">        8</w:t>
      </w:r>
      <w:r w:rsidRPr="00D071A9">
        <w:rPr>
          <w:rFonts w:asciiTheme="majorBidi" w:hAnsiTheme="majorBidi" w:cstheme="majorBidi"/>
          <w:color w:val="auto"/>
          <w:sz w:val="24"/>
          <w:szCs w:val="24"/>
        </w:rPr>
        <w:t>.1.</w:t>
      </w:r>
      <w:r>
        <w:rPr>
          <w:rFonts w:asciiTheme="majorBidi" w:hAnsiTheme="majorBidi" w:cstheme="majorBidi"/>
          <w:color w:val="auto"/>
          <w:sz w:val="24"/>
          <w:szCs w:val="24"/>
        </w:rPr>
        <w:t xml:space="preserve">2 </w:t>
      </w:r>
      <w:r w:rsidRPr="00E26396">
        <w:rPr>
          <w:rFonts w:asciiTheme="majorBidi" w:hAnsiTheme="majorBidi" w:cstheme="majorBidi"/>
          <w:color w:val="auto"/>
          <w:sz w:val="24"/>
          <w:szCs w:val="24"/>
        </w:rPr>
        <w:t>Deployment Diagram</w:t>
      </w:r>
    </w:p>
    <w:p w14:paraId="6743B988" w14:textId="15378557" w:rsidR="0013092C" w:rsidRDefault="0013092C" w:rsidP="0013092C">
      <w:pPr>
        <w:ind w:firstLine="0"/>
        <w:rPr>
          <w:rFonts w:asciiTheme="majorBidi" w:hAnsiTheme="majorBidi" w:cstheme="majorBidi"/>
          <w:color w:val="auto"/>
          <w:sz w:val="24"/>
          <w:szCs w:val="24"/>
        </w:rPr>
      </w:pPr>
      <w:r>
        <w:rPr>
          <w:rFonts w:asciiTheme="majorBidi" w:hAnsiTheme="majorBidi" w:cstheme="majorBidi"/>
          <w:color w:val="auto"/>
          <w:sz w:val="24"/>
          <w:szCs w:val="24"/>
        </w:rPr>
        <w:t xml:space="preserve">        8</w:t>
      </w:r>
      <w:r w:rsidRPr="00D071A9">
        <w:rPr>
          <w:rFonts w:asciiTheme="majorBidi" w:hAnsiTheme="majorBidi" w:cstheme="majorBidi"/>
          <w:color w:val="auto"/>
          <w:sz w:val="24"/>
          <w:szCs w:val="24"/>
        </w:rPr>
        <w:t>.1.</w:t>
      </w:r>
      <w:r>
        <w:rPr>
          <w:rFonts w:asciiTheme="majorBidi" w:hAnsiTheme="majorBidi" w:cstheme="majorBidi"/>
          <w:color w:val="auto"/>
          <w:sz w:val="24"/>
          <w:szCs w:val="24"/>
        </w:rPr>
        <w:t xml:space="preserve">3 </w:t>
      </w:r>
      <w:r w:rsidRPr="00E26396">
        <w:rPr>
          <w:rFonts w:asciiTheme="majorBidi" w:hAnsiTheme="majorBidi" w:cstheme="majorBidi"/>
          <w:color w:val="auto"/>
          <w:sz w:val="24"/>
          <w:szCs w:val="24"/>
        </w:rPr>
        <w:t>Use Case Diagram</w:t>
      </w:r>
    </w:p>
    <w:p w14:paraId="121CE547" w14:textId="36CD9789" w:rsidR="0013092C" w:rsidRPr="00C610D2" w:rsidRDefault="0013092C" w:rsidP="00E26396">
      <w:pPr>
        <w:ind w:firstLine="0"/>
        <w:rPr>
          <w:rFonts w:asciiTheme="majorBidi" w:hAnsiTheme="majorBidi" w:cstheme="majorBidi"/>
          <w:b/>
          <w:bCs/>
          <w:color w:val="auto"/>
          <w:sz w:val="24"/>
          <w:szCs w:val="24"/>
        </w:rPr>
      </w:pPr>
      <w:r>
        <w:rPr>
          <w:rFonts w:asciiTheme="majorBidi" w:hAnsiTheme="majorBidi" w:cstheme="majorBidi"/>
          <w:color w:val="auto"/>
          <w:sz w:val="24"/>
          <w:szCs w:val="24"/>
        </w:rPr>
        <w:t xml:space="preserve">        8</w:t>
      </w:r>
      <w:r w:rsidRPr="00D071A9">
        <w:rPr>
          <w:rFonts w:asciiTheme="majorBidi" w:hAnsiTheme="majorBidi" w:cstheme="majorBidi"/>
          <w:color w:val="auto"/>
          <w:sz w:val="24"/>
          <w:szCs w:val="24"/>
        </w:rPr>
        <w:t>.1.</w:t>
      </w:r>
      <w:r>
        <w:rPr>
          <w:rFonts w:asciiTheme="majorBidi" w:hAnsiTheme="majorBidi" w:cstheme="majorBidi"/>
          <w:color w:val="auto"/>
          <w:sz w:val="24"/>
          <w:szCs w:val="24"/>
        </w:rPr>
        <w:t xml:space="preserve">4 </w:t>
      </w:r>
      <w:r w:rsidRPr="00E26396">
        <w:rPr>
          <w:rFonts w:asciiTheme="majorBidi" w:hAnsiTheme="majorBidi" w:cstheme="majorBidi"/>
          <w:color w:val="auto"/>
          <w:sz w:val="24"/>
          <w:szCs w:val="24"/>
        </w:rPr>
        <w:t>External API Integration</w:t>
      </w:r>
    </w:p>
    <w:p w14:paraId="274B3F24" w14:textId="1EAC2098" w:rsidR="004941D0" w:rsidRPr="00C610D2" w:rsidRDefault="004941D0" w:rsidP="004941D0">
      <w:pPr>
        <w:ind w:left="987" w:firstLine="0"/>
        <w:rPr>
          <w:rFonts w:asciiTheme="majorBidi" w:hAnsiTheme="majorBidi" w:cstheme="majorBidi"/>
          <w:b/>
          <w:bCs/>
          <w:color w:val="auto"/>
          <w:sz w:val="24"/>
          <w:szCs w:val="24"/>
        </w:rPr>
      </w:pPr>
      <w:r w:rsidRPr="00C610D2">
        <w:rPr>
          <w:rFonts w:asciiTheme="majorBidi" w:hAnsiTheme="majorBidi" w:cstheme="majorBidi"/>
          <w:color w:val="auto"/>
          <w:sz w:val="24"/>
          <w:szCs w:val="24"/>
        </w:rPr>
        <w:t xml:space="preserve">  </w:t>
      </w:r>
      <w:r w:rsidRPr="00C610D2">
        <w:rPr>
          <w:rFonts w:asciiTheme="majorBidi" w:hAnsiTheme="majorBidi" w:cstheme="majorBidi"/>
          <w:b/>
          <w:bCs/>
          <w:color w:val="auto"/>
          <w:sz w:val="24"/>
          <w:szCs w:val="24"/>
        </w:rPr>
        <w:t xml:space="preserve">Chapter </w:t>
      </w:r>
      <w:r w:rsidR="00B052AE">
        <w:rPr>
          <w:rFonts w:asciiTheme="majorBidi" w:hAnsiTheme="majorBidi" w:cstheme="majorBidi"/>
          <w:b/>
          <w:bCs/>
          <w:color w:val="auto"/>
          <w:sz w:val="24"/>
          <w:szCs w:val="24"/>
        </w:rPr>
        <w:t>9</w:t>
      </w:r>
      <w:r w:rsidRPr="00C610D2">
        <w:rPr>
          <w:rFonts w:asciiTheme="majorBidi" w:hAnsiTheme="majorBidi" w:cstheme="majorBidi"/>
          <w:b/>
          <w:bCs/>
          <w:color w:val="auto"/>
          <w:sz w:val="24"/>
          <w:szCs w:val="24"/>
        </w:rPr>
        <w:t>: REFERENCES</w:t>
      </w:r>
    </w:p>
    <w:p w14:paraId="71B56258" w14:textId="77777777" w:rsidR="00294766" w:rsidRDefault="00294766" w:rsidP="00294766">
      <w:pPr>
        <w:spacing w:after="49"/>
        <w:ind w:left="1286" w:firstLine="0"/>
      </w:pPr>
    </w:p>
    <w:p w14:paraId="66CFDE37" w14:textId="77777777" w:rsidR="00272FC4" w:rsidRDefault="00272FC4" w:rsidP="00294766">
      <w:pPr>
        <w:spacing w:after="49"/>
        <w:ind w:left="1286" w:firstLine="0"/>
      </w:pPr>
    </w:p>
    <w:p w14:paraId="55FBC536" w14:textId="77777777" w:rsidR="00272FC4" w:rsidRDefault="00272FC4" w:rsidP="00294766">
      <w:pPr>
        <w:spacing w:after="49"/>
        <w:ind w:left="1286" w:firstLine="0"/>
      </w:pPr>
    </w:p>
    <w:p w14:paraId="0C12697B" w14:textId="77777777" w:rsidR="00272FC4" w:rsidRDefault="00272FC4" w:rsidP="00294766">
      <w:pPr>
        <w:spacing w:after="49"/>
        <w:ind w:left="1286" w:firstLine="0"/>
      </w:pPr>
    </w:p>
    <w:p w14:paraId="3DCB27DD" w14:textId="77777777" w:rsidR="00272FC4" w:rsidRDefault="00272FC4" w:rsidP="00294766">
      <w:pPr>
        <w:spacing w:after="49"/>
        <w:ind w:left="1286" w:firstLine="0"/>
      </w:pPr>
    </w:p>
    <w:p w14:paraId="4AFE8D0A" w14:textId="77777777" w:rsidR="00272FC4" w:rsidRDefault="00272FC4" w:rsidP="00294766">
      <w:pPr>
        <w:spacing w:after="49"/>
        <w:ind w:left="1286" w:firstLine="0"/>
      </w:pPr>
    </w:p>
    <w:p w14:paraId="568AB291" w14:textId="77777777" w:rsidR="00294766" w:rsidRPr="00AF2959" w:rsidRDefault="00294766" w:rsidP="00940F0F">
      <w:pPr>
        <w:numPr>
          <w:ilvl w:val="1"/>
          <w:numId w:val="63"/>
        </w:numPr>
        <w:spacing w:after="115"/>
        <w:rPr>
          <w:b/>
          <w:color w:val="auto"/>
          <w:sz w:val="24"/>
          <w:szCs w:val="24"/>
        </w:rPr>
      </w:pPr>
      <w:r w:rsidRPr="00AF2959">
        <w:rPr>
          <w:b/>
          <w:color w:val="auto"/>
          <w:sz w:val="24"/>
          <w:szCs w:val="24"/>
        </w:rPr>
        <w:lastRenderedPageBreak/>
        <w:t xml:space="preserve">What </w:t>
      </w:r>
      <w:proofErr w:type="gramStart"/>
      <w:r w:rsidRPr="00AF2959">
        <w:rPr>
          <w:b/>
          <w:color w:val="auto"/>
          <w:sz w:val="24"/>
          <w:szCs w:val="24"/>
        </w:rPr>
        <w:t>We Are</w:t>
      </w:r>
      <w:proofErr w:type="gramEnd"/>
      <w:r w:rsidRPr="00AF2959">
        <w:rPr>
          <w:b/>
          <w:color w:val="auto"/>
          <w:sz w:val="24"/>
          <w:szCs w:val="24"/>
        </w:rPr>
        <w:t xml:space="preserve"> Going </w:t>
      </w:r>
      <w:proofErr w:type="gramStart"/>
      <w:r w:rsidRPr="00AF2959">
        <w:rPr>
          <w:b/>
          <w:color w:val="auto"/>
          <w:sz w:val="24"/>
          <w:szCs w:val="24"/>
        </w:rPr>
        <w:t>To</w:t>
      </w:r>
      <w:proofErr w:type="gramEnd"/>
      <w:r w:rsidRPr="00AF2959">
        <w:rPr>
          <w:b/>
          <w:color w:val="auto"/>
          <w:sz w:val="24"/>
          <w:szCs w:val="24"/>
        </w:rPr>
        <w:t xml:space="preserve"> Do? </w:t>
      </w:r>
    </w:p>
    <w:p w14:paraId="7AEFB71B" w14:textId="2B3415E7" w:rsidR="00046D06" w:rsidRPr="00C35CD8" w:rsidRDefault="00046D06" w:rsidP="006556F3">
      <w:pPr>
        <w:pStyle w:val="isselectedend"/>
        <w:ind w:left="1152"/>
      </w:pPr>
      <w:r w:rsidRPr="00C35CD8">
        <w:rPr>
          <w:b/>
        </w:rPr>
        <w:t xml:space="preserve"> </w:t>
      </w:r>
      <w:r w:rsidRPr="00C35CD8">
        <w:t xml:space="preserve">In this project, we plan to design and develop a system that automatically </w:t>
      </w:r>
      <w:r w:rsidR="00C37605" w:rsidRPr="00C35CD8">
        <w:t>generates source code. First, we will investigate if this is possible, under what assumptions, what minimal information is needed, and if not, why. This will be done using artificial intelligence techniques within the context of TDD. The system is expected to follow</w:t>
      </w:r>
      <w:r w:rsidRPr="00C35CD8">
        <w:t xml:space="preserve"> the principles of TDD, where test cases</w:t>
      </w:r>
      <w:r w:rsidR="008A59C1" w:rsidRPr="00C35CD8">
        <w:t xml:space="preserve"> and some additional information</w:t>
      </w:r>
      <w:r w:rsidRPr="00C35CD8">
        <w:t xml:space="preserve"> define the expected behavior of the software before the implementation is created.</w:t>
      </w:r>
    </w:p>
    <w:p w14:paraId="59507F97" w14:textId="44E47311" w:rsidR="00046D06" w:rsidRPr="00C35CD8" w:rsidRDefault="00046D06" w:rsidP="006556F3">
      <w:pPr>
        <w:pStyle w:val="isselectedend"/>
        <w:ind w:left="1152"/>
      </w:pPr>
      <w:r w:rsidRPr="00C35CD8">
        <w:t xml:space="preserve">At this stage of the project, </w:t>
      </w:r>
      <w:r w:rsidR="006E3794" w:rsidRPr="00C35CD8">
        <w:t xml:space="preserve">the exact format </w:t>
      </w:r>
      <w:r w:rsidR="006E3794" w:rsidRPr="006556F3">
        <w:t>and content</w:t>
      </w:r>
      <w:r w:rsidR="006E3794" w:rsidRPr="00C35CD8">
        <w:t xml:space="preserve"> of the input</w:t>
      </w:r>
      <w:r w:rsidRPr="00C35CD8">
        <w:t xml:space="preserve"> to the system </w:t>
      </w:r>
      <w:proofErr w:type="gramStart"/>
      <w:r w:rsidRPr="00C35CD8">
        <w:t>has</w:t>
      </w:r>
      <w:proofErr w:type="gramEnd"/>
      <w:r w:rsidRPr="00C35CD8">
        <w:t xml:space="preserve"> not yet been fully determined. We plan to explore different possible types of input, such as structured test cases, </w:t>
      </w:r>
      <w:r w:rsidR="001A570C" w:rsidRPr="00C35CD8">
        <w:t xml:space="preserve">(minimal) </w:t>
      </w:r>
      <w:r w:rsidRPr="00C35CD8">
        <w:t>specifications, or other forms of requirements that describe the expected behavior of the software. The goal is to identify which type of input allows the AI model to generate correct and useful implementations.</w:t>
      </w:r>
    </w:p>
    <w:p w14:paraId="003BBC92" w14:textId="77777777" w:rsidR="00046D06" w:rsidRPr="00C35CD8" w:rsidRDefault="00046D06" w:rsidP="006556F3">
      <w:pPr>
        <w:pStyle w:val="isselectedend"/>
        <w:ind w:left="1152"/>
      </w:pPr>
      <w:r w:rsidRPr="00C35CD8">
        <w:t>The generated code will be evaluated by running relevant tests or validation procedures to check whether the implementation behaves according to the expected requirements. This evaluation process will help us measure the correctness and reliability of the generated code.</w:t>
      </w:r>
    </w:p>
    <w:p w14:paraId="0EBDD20F" w14:textId="77777777" w:rsidR="00046D06" w:rsidRPr="00C35CD8" w:rsidRDefault="00046D06" w:rsidP="006556F3">
      <w:pPr>
        <w:pStyle w:val="isselectedend"/>
        <w:ind w:left="1152"/>
      </w:pPr>
      <w:r w:rsidRPr="00C35CD8">
        <w:t>At the beginning of the project, we will start with simple scenarios to verify that the system works correctly. After confirming the basic functionality, we plan to gradually increase the complexity of the tasks and evaluate how well the system can generate more advanced implementations.</w:t>
      </w:r>
    </w:p>
    <w:p w14:paraId="23303297" w14:textId="77777777" w:rsidR="00046D06" w:rsidRPr="00C35CD8" w:rsidRDefault="00046D06" w:rsidP="006556F3">
      <w:pPr>
        <w:pStyle w:val="isselectedend"/>
        <w:ind w:left="1152"/>
      </w:pPr>
      <w:r w:rsidRPr="00C35CD8">
        <w:t>Throughout the project, we will investigate what type of context and information is required for the AI model to produce reliable and maintainable code. We will also examine the limitations of the approach and identify situations where automatic code generation may be challenging.</w:t>
      </w:r>
    </w:p>
    <w:p w14:paraId="0B1181FD" w14:textId="77777777" w:rsidR="00046D06" w:rsidRPr="00C35CD8" w:rsidRDefault="00046D06" w:rsidP="006556F3">
      <w:pPr>
        <w:pStyle w:val="NormalWeb"/>
        <w:ind w:left="1152"/>
      </w:pPr>
      <w:r w:rsidRPr="00C35CD8">
        <w:t xml:space="preserve">The </w:t>
      </w:r>
      <w:proofErr w:type="gramStart"/>
      <w:r w:rsidRPr="00C35CD8">
        <w:t>main focus</w:t>
      </w:r>
      <w:proofErr w:type="gramEnd"/>
      <w:r w:rsidRPr="00C35CD8">
        <w:t xml:space="preserve"> of this project is to study whether artificial intelligence can effectively support the TDD process and help automate parts of software development in a controlled and reliable way.</w:t>
      </w:r>
    </w:p>
    <w:p w14:paraId="0B90B57E" w14:textId="4C662B63" w:rsidR="0083431C" w:rsidRPr="00C35CD8" w:rsidRDefault="0083431C" w:rsidP="006556F3">
      <w:pPr>
        <w:pStyle w:val="NormalWeb"/>
        <w:ind w:left="1152"/>
      </w:pPr>
      <w:r w:rsidRPr="00C35CD8">
        <w:t xml:space="preserve">To achieve this, we </w:t>
      </w:r>
      <w:r w:rsidR="005F216B" w:rsidRPr="00C35CD8">
        <w:t>define</w:t>
      </w:r>
      <w:r w:rsidRPr="00C35CD8">
        <w:t xml:space="preserve"> a strict iterative TDD process inspired by mathematical induction. The system's input will not rely on test cases alone. The minimal required input must 100% contain a sequence of Unit Test Cases alongside an immutable "Specification File" that defines the expected functionality and strict function signatures.</w:t>
      </w:r>
    </w:p>
    <w:p w14:paraId="498F66BC" w14:textId="77777777" w:rsidR="0083431C" w:rsidRPr="00C35CD8" w:rsidRDefault="0083431C" w:rsidP="006556F3">
      <w:pPr>
        <w:pStyle w:val="NormalWeb"/>
        <w:ind w:left="1152"/>
      </w:pPr>
      <w:r w:rsidRPr="00C35CD8">
        <w:t>The automation will follow a sequential induction process:</w:t>
      </w:r>
    </w:p>
    <w:p w14:paraId="1D650A79" w14:textId="5753AC4E" w:rsidR="0083431C" w:rsidRPr="00C35CD8" w:rsidRDefault="0083431C" w:rsidP="00C610D2">
      <w:pPr>
        <w:pStyle w:val="NormalWeb"/>
        <w:numPr>
          <w:ilvl w:val="0"/>
          <w:numId w:val="68"/>
        </w:numPr>
        <w:tabs>
          <w:tab w:val="clear" w:pos="720"/>
          <w:tab w:val="num" w:pos="4320"/>
        </w:tabs>
        <w:ind w:left="1152"/>
      </w:pPr>
      <w:r w:rsidRPr="00C35CD8">
        <w:rPr>
          <w:b/>
          <w:bCs/>
        </w:rPr>
        <w:t xml:space="preserve">Step </w:t>
      </w:r>
      <w:r w:rsidRPr="00A9032C">
        <w:rPr>
          <w:b/>
          <w:bCs/>
          <w:vertAlign w:val="subscript"/>
        </w:rPr>
        <w:t>0</w:t>
      </w:r>
      <w:r w:rsidRPr="00C35CD8">
        <w:rPr>
          <w:b/>
          <w:bCs/>
        </w:rPr>
        <w:t xml:space="preserve"> (Base Case):</w:t>
      </w:r>
      <w:r w:rsidRPr="00C35CD8">
        <w:t xml:space="preserve"> The system receives Test Case </w:t>
      </w:r>
      <w:r w:rsidRPr="00A9032C">
        <w:rPr>
          <w:vertAlign w:val="subscript"/>
        </w:rPr>
        <w:t>0</w:t>
      </w:r>
      <w:r w:rsidRPr="00C35CD8">
        <w:t xml:space="preserve"> and </w:t>
      </w:r>
      <w:r w:rsidR="00A73D8B" w:rsidRPr="00A73D8B">
        <w:t xml:space="preserve">minimal information effectively derived from the </w:t>
      </w:r>
      <w:r w:rsidR="006556F3" w:rsidRPr="00A73D8B">
        <w:t>specification.</w:t>
      </w:r>
      <w:r w:rsidRPr="00C35CD8">
        <w:t xml:space="preserve"> The output generated is Code </w:t>
      </w:r>
      <w:r w:rsidRPr="00A9032C">
        <w:rPr>
          <w:vertAlign w:val="subscript"/>
        </w:rPr>
        <w:t>0</w:t>
      </w:r>
      <w:r w:rsidRPr="00C35CD8">
        <w:t>.</w:t>
      </w:r>
    </w:p>
    <w:p w14:paraId="484F8512" w14:textId="077C00FD" w:rsidR="0083431C" w:rsidRPr="00C35CD8" w:rsidRDefault="0083431C" w:rsidP="00C610D2">
      <w:pPr>
        <w:pStyle w:val="NormalWeb"/>
        <w:numPr>
          <w:ilvl w:val="0"/>
          <w:numId w:val="68"/>
        </w:numPr>
        <w:tabs>
          <w:tab w:val="clear" w:pos="720"/>
          <w:tab w:val="num" w:pos="3168"/>
        </w:tabs>
        <w:ind w:left="1152"/>
      </w:pPr>
      <w:r w:rsidRPr="00C35CD8">
        <w:rPr>
          <w:b/>
          <w:bCs/>
        </w:rPr>
        <w:t xml:space="preserve">Step </w:t>
      </w:r>
      <w:proofErr w:type="spellStart"/>
      <w:r w:rsidRPr="00DF272C">
        <w:rPr>
          <w:b/>
          <w:bCs/>
          <w:vertAlign w:val="subscript"/>
        </w:rPr>
        <w:t>i</w:t>
      </w:r>
      <w:proofErr w:type="spellEnd"/>
      <w:r w:rsidRPr="00C35CD8">
        <w:rPr>
          <w:b/>
          <w:bCs/>
        </w:rPr>
        <w:t xml:space="preserve"> (Iteration):</w:t>
      </w:r>
      <w:r w:rsidRPr="00C35CD8">
        <w:t xml:space="preserve"> The system receives all prior tests (Test </w:t>
      </w:r>
      <w:r w:rsidRPr="00A9032C">
        <w:rPr>
          <w:vertAlign w:val="subscript"/>
        </w:rPr>
        <w:t>0</w:t>
      </w:r>
      <w:r w:rsidRPr="00C35CD8">
        <w:t xml:space="preserve"> to</w:t>
      </w:r>
      <w:r w:rsidR="00DF272C">
        <w:t xml:space="preserve"> Test</w:t>
      </w:r>
      <w:r w:rsidRPr="00C35CD8">
        <w:t xml:space="preserve"> </w:t>
      </w:r>
      <w:r w:rsidRPr="00DF272C">
        <w:rPr>
          <w:vertAlign w:val="subscript"/>
        </w:rPr>
        <w:t>i-1</w:t>
      </w:r>
      <w:r w:rsidRPr="00C35CD8">
        <w:t xml:space="preserve">), the new Test Case </w:t>
      </w:r>
      <w:proofErr w:type="spellStart"/>
      <w:r w:rsidRPr="00DF272C">
        <w:rPr>
          <w:vertAlign w:val="subscript"/>
        </w:rPr>
        <w:t>i</w:t>
      </w:r>
      <w:proofErr w:type="spellEnd"/>
      <w:r w:rsidRPr="00C35CD8">
        <w:t xml:space="preserve">, the immutable </w:t>
      </w:r>
      <w:r w:rsidR="0062725A" w:rsidRPr="00C35CD8">
        <w:t>specification</w:t>
      </w:r>
      <w:r w:rsidRPr="00C35CD8">
        <w:t xml:space="preserve">, and the previously generated source code (Code </w:t>
      </w:r>
      <w:r w:rsidRPr="00DF272C">
        <w:rPr>
          <w:vertAlign w:val="subscript"/>
        </w:rPr>
        <w:t>i-1</w:t>
      </w:r>
      <w:r w:rsidRPr="00C35CD8">
        <w:t xml:space="preserve">). </w:t>
      </w:r>
      <w:r w:rsidR="004A502B" w:rsidRPr="004A502B">
        <w:t xml:space="preserve">The output is incrementally updated Code </w:t>
      </w:r>
      <w:proofErr w:type="spellStart"/>
      <w:r w:rsidR="004A502B" w:rsidRPr="00DF272C">
        <w:rPr>
          <w:vertAlign w:val="subscript"/>
        </w:rPr>
        <w:t>i</w:t>
      </w:r>
      <w:proofErr w:type="spellEnd"/>
      <w:r w:rsidR="004A502B" w:rsidRPr="004A502B">
        <w:t>.</w:t>
      </w:r>
    </w:p>
    <w:p w14:paraId="2DB0D776" w14:textId="692859EE" w:rsidR="0083431C" w:rsidRPr="00C35CD8" w:rsidRDefault="0083431C" w:rsidP="00DF272C">
      <w:pPr>
        <w:pStyle w:val="NormalWeb"/>
        <w:ind w:left="1152"/>
      </w:pPr>
      <w:r w:rsidRPr="00C35CD8">
        <w:t xml:space="preserve">We assume that providing the specification alongside the sequential test cases will provide the </w:t>
      </w:r>
      <w:r w:rsidR="00451262" w:rsidRPr="00451262">
        <w:t>LLM</w:t>
      </w:r>
      <w:r w:rsidRPr="00C35CD8">
        <w:t xml:space="preserve"> with enough context to understand the expected output for any given input, preventing it from guessing the functionality.</w:t>
      </w:r>
    </w:p>
    <w:p w14:paraId="3899FF4E" w14:textId="77777777" w:rsidR="00F77BED" w:rsidRPr="00C35CD8" w:rsidRDefault="00F77BED" w:rsidP="00DF272C">
      <w:pPr>
        <w:pStyle w:val="NormalWeb"/>
        <w:ind w:left="1152"/>
      </w:pPr>
      <w:r w:rsidRPr="00C35CD8">
        <w:rPr>
          <w:b/>
          <w:bCs/>
        </w:rPr>
        <w:lastRenderedPageBreak/>
        <w:t>Specific Project Goals:</w:t>
      </w:r>
      <w:r w:rsidRPr="00C35CD8">
        <w:t xml:space="preserve"> To ensure clarity in our research and development, we have defined the following specific goals:</w:t>
      </w:r>
    </w:p>
    <w:p w14:paraId="0822D42C" w14:textId="3389F0BB" w:rsidR="00F77BED" w:rsidRPr="00C35CD8" w:rsidRDefault="00F77BED" w:rsidP="00C610D2">
      <w:pPr>
        <w:pStyle w:val="NormalWeb"/>
        <w:numPr>
          <w:ilvl w:val="0"/>
          <w:numId w:val="69"/>
        </w:numPr>
        <w:tabs>
          <w:tab w:val="clear" w:pos="720"/>
          <w:tab w:val="num" w:pos="2736"/>
        </w:tabs>
        <w:ind w:left="1152"/>
      </w:pPr>
      <w:r w:rsidRPr="00C35CD8">
        <w:rPr>
          <w:b/>
          <w:bCs/>
        </w:rPr>
        <w:t>Determine Minimal Input:</w:t>
      </w:r>
      <w:r w:rsidRPr="00C35CD8">
        <w:t xml:space="preserve"> To investigate exactly what combination of inputs is required for an </w:t>
      </w:r>
      <w:r w:rsidR="00682CCB" w:rsidRPr="00682CCB">
        <w:t>LLM</w:t>
      </w:r>
      <w:r w:rsidRPr="00C35CD8">
        <w:t xml:space="preserve"> to generate </w:t>
      </w:r>
      <w:r w:rsidR="002C4BEA" w:rsidRPr="002C4BEA">
        <w:t>and incrementally maintain reliable code</w:t>
      </w:r>
      <w:r w:rsidRPr="00C35CD8">
        <w:t xml:space="preserve"> (e.g., analyzing if sequential test cases combined with an immutable specification file are sufficient, or if further context is needed).</w:t>
      </w:r>
    </w:p>
    <w:p w14:paraId="7B218375" w14:textId="1A54BB3C" w:rsidR="00F77BED" w:rsidRPr="00C35CD8" w:rsidRDefault="00F77BED" w:rsidP="00C610D2">
      <w:pPr>
        <w:pStyle w:val="NormalWeb"/>
        <w:numPr>
          <w:ilvl w:val="0"/>
          <w:numId w:val="69"/>
        </w:numPr>
        <w:tabs>
          <w:tab w:val="clear" w:pos="720"/>
          <w:tab w:val="num" w:pos="2304"/>
        </w:tabs>
        <w:ind w:left="1152"/>
      </w:pPr>
      <w:r w:rsidRPr="00C35CD8">
        <w:rPr>
          <w:b/>
          <w:bCs/>
        </w:rPr>
        <w:t>Achieve Code Consistency:</w:t>
      </w:r>
      <w:r w:rsidRPr="00C35CD8">
        <w:t xml:space="preserve"> To evaluate market tools and develop a method that forces the </w:t>
      </w:r>
      <w:r w:rsidR="00330377" w:rsidRPr="00330377">
        <w:t>LLM</w:t>
      </w:r>
      <w:r w:rsidR="00DF272C">
        <w:t xml:space="preserve"> </w:t>
      </w:r>
      <w:r w:rsidRPr="00C35CD8">
        <w:t>to update code incrementally, rather than rewriting the entire codebase from scratch in every iteration.</w:t>
      </w:r>
    </w:p>
    <w:p w14:paraId="4FBD0781" w14:textId="24BADD0E" w:rsidR="00F77BED" w:rsidRPr="00C35CD8" w:rsidRDefault="00F77BED" w:rsidP="00C610D2">
      <w:pPr>
        <w:pStyle w:val="NormalWeb"/>
        <w:numPr>
          <w:ilvl w:val="0"/>
          <w:numId w:val="69"/>
        </w:numPr>
        <w:tabs>
          <w:tab w:val="clear" w:pos="720"/>
          <w:tab w:val="num" w:pos="2304"/>
        </w:tabs>
        <w:ind w:left="1152"/>
      </w:pPr>
      <w:r w:rsidRPr="00C35CD8">
        <w:rPr>
          <w:b/>
          <w:bCs/>
        </w:rPr>
        <w:t>Automate the TDD Lifecycle:</w:t>
      </w:r>
      <w:r w:rsidRPr="00C35CD8">
        <w:t xml:space="preserve"> To successfully build a </w:t>
      </w:r>
      <w:r w:rsidR="002E1794" w:rsidRPr="002E1794">
        <w:t>continuously maintainable,</w:t>
      </w:r>
      <w:r w:rsidRPr="00C35CD8">
        <w:t xml:space="preserve"> automated loop where the </w:t>
      </w:r>
      <w:r w:rsidR="002A576D" w:rsidRPr="002A576D">
        <w:t>LLM</w:t>
      </w:r>
      <w:r w:rsidRPr="00C35CD8">
        <w:t xml:space="preserve"> acts as the developer in the "Red-Green-Refactor" TDD cycle.</w:t>
      </w:r>
    </w:p>
    <w:p w14:paraId="21F15465" w14:textId="3A7ED0C1" w:rsidR="00294766" w:rsidRPr="0075485C" w:rsidRDefault="00F77BED" w:rsidP="0075485C">
      <w:pPr>
        <w:pStyle w:val="NormalWeb"/>
        <w:numPr>
          <w:ilvl w:val="0"/>
          <w:numId w:val="69"/>
        </w:numPr>
        <w:tabs>
          <w:tab w:val="clear" w:pos="720"/>
          <w:tab w:val="num" w:pos="1872"/>
        </w:tabs>
        <w:ind w:left="1152"/>
        <w:rPr>
          <w:b/>
        </w:rPr>
      </w:pPr>
      <w:r w:rsidRPr="00C35CD8">
        <w:rPr>
          <w:b/>
          <w:bCs/>
        </w:rPr>
        <w:t>Evaluate Practical Value:</w:t>
      </w:r>
      <w:r w:rsidRPr="00C35CD8">
        <w:t xml:space="preserve"> To compare our automated TDD approach against classic manual coding, specifically in complex scenarios (e.g., complex data structures or external APIs), to determine </w:t>
      </w:r>
      <w:proofErr w:type="gramStart"/>
      <w:r w:rsidRPr="00C35CD8">
        <w:t>if and when</w:t>
      </w:r>
      <w:proofErr w:type="gramEnd"/>
      <w:r w:rsidRPr="00C35CD8">
        <w:t xml:space="preserve"> AI automation truly accelerates development</w:t>
      </w:r>
      <w:r w:rsidRPr="00F77BED">
        <w:t>.</w:t>
      </w:r>
    </w:p>
    <w:p w14:paraId="423F79DD" w14:textId="77777777" w:rsidR="00294766" w:rsidRPr="004F6044" w:rsidRDefault="00294766" w:rsidP="00940F0F">
      <w:pPr>
        <w:numPr>
          <w:ilvl w:val="1"/>
          <w:numId w:val="63"/>
        </w:numPr>
        <w:spacing w:after="0"/>
        <w:jc w:val="both"/>
        <w:rPr>
          <w:b/>
          <w:color w:val="auto"/>
          <w:sz w:val="24"/>
          <w:szCs w:val="24"/>
        </w:rPr>
      </w:pPr>
      <w:r w:rsidRPr="004F6044">
        <w:rPr>
          <w:b/>
          <w:color w:val="auto"/>
          <w:sz w:val="24"/>
          <w:szCs w:val="24"/>
        </w:rPr>
        <w:t xml:space="preserve">Why Is </w:t>
      </w:r>
      <w:proofErr w:type="gramStart"/>
      <w:r w:rsidRPr="004F6044">
        <w:rPr>
          <w:b/>
          <w:color w:val="auto"/>
          <w:sz w:val="24"/>
          <w:szCs w:val="24"/>
        </w:rPr>
        <w:t>The</w:t>
      </w:r>
      <w:proofErr w:type="gramEnd"/>
      <w:r w:rsidRPr="004F6044">
        <w:rPr>
          <w:b/>
          <w:color w:val="auto"/>
          <w:sz w:val="24"/>
          <w:szCs w:val="24"/>
        </w:rPr>
        <w:t xml:space="preserve"> Project Not Trivial? </w:t>
      </w:r>
    </w:p>
    <w:p w14:paraId="4EC13428" w14:textId="5001B876" w:rsidR="00046D06" w:rsidRDefault="00046D06" w:rsidP="004F6044">
      <w:pPr>
        <w:pStyle w:val="isselectedend"/>
        <w:ind w:left="1152"/>
      </w:pPr>
      <w:r>
        <w:rPr>
          <w:b/>
        </w:rPr>
        <w:t xml:space="preserve"> </w:t>
      </w:r>
      <w:r>
        <w:t xml:space="preserve">This project is not trivial because automatically generating correct and reliable source code </w:t>
      </w:r>
      <w:r w:rsidR="00396B0E" w:rsidRPr="005A4D32">
        <w:t xml:space="preserve">from tests or specifications is a complex task, </w:t>
      </w:r>
      <w:r w:rsidR="00396B0E" w:rsidRPr="003C1870">
        <w:t xml:space="preserve">as evidenced by the fact that even state-of-the-art industry tools still struggle with logic errors and </w:t>
      </w:r>
      <w:r w:rsidR="003C1870" w:rsidRPr="003C1870">
        <w:t>hallucinations</w:t>
      </w:r>
      <w:r w:rsidR="003C1870" w:rsidRPr="00396B0E">
        <w:rPr>
          <w:b/>
          <w:bCs/>
        </w:rPr>
        <w:t>.</w:t>
      </w:r>
      <w:r>
        <w:t xml:space="preserve"> The system must correctly interpret the intent of the tests or</w:t>
      </w:r>
      <w:r w:rsidR="003C1870">
        <w:t>/and</w:t>
      </w:r>
      <w:r>
        <w:t xml:space="preserve"> requirements and translate them into functional implementations that behave as expected. Even small misunderstandings in the interpretation of requirements can lead to incorrect code.</w:t>
      </w:r>
    </w:p>
    <w:p w14:paraId="64FABA58" w14:textId="23C2ED3E" w:rsidR="00046D06" w:rsidRDefault="00046D06" w:rsidP="004F6044">
      <w:pPr>
        <w:pStyle w:val="isselectedend"/>
        <w:ind w:left="1152"/>
      </w:pPr>
      <w:r>
        <w:t xml:space="preserve">Another challenge is determining what type of input is sufficient for generating useful code. </w:t>
      </w:r>
      <w:r w:rsidR="006908B5" w:rsidRPr="006908B5">
        <w:t>It is already known that test cases alone are insufficient, because they only provide specific input-output examples without defining the underlying logic, structural constraints, or comprehensive edge-case handling. Therefore, additional context and specifications are required.</w:t>
      </w:r>
      <w:r w:rsidR="006908B5">
        <w:t xml:space="preserve"> </w:t>
      </w:r>
      <w:r w:rsidR="00087872" w:rsidRPr="00087872">
        <w:t xml:space="preserve">Identifying the minimal and most effective input format is an important part of the research, </w:t>
      </w:r>
      <w:r w:rsidR="00087872" w:rsidRPr="003C1870">
        <w:t>specifically because standard AI tools tend to perform a full code rewrite upon any prompt change, whereas our goal is to force incremental changes, as detailed below.</w:t>
      </w:r>
    </w:p>
    <w:p w14:paraId="00386B6C" w14:textId="77777777" w:rsidR="00046D06" w:rsidRDefault="00046D06" w:rsidP="004F6044">
      <w:pPr>
        <w:pStyle w:val="NormalWeb"/>
        <w:ind w:left="1152"/>
      </w:pPr>
      <w:r>
        <w:t>The project also involves exploring the limitations of AI-based code generation and understanding when the approach works well and when it does not. This uncertainty makes the project both technically challenging and academically meaningful.</w:t>
      </w:r>
    </w:p>
    <w:p w14:paraId="2BB576F2" w14:textId="19080678" w:rsidR="0093176B" w:rsidRPr="0093176B" w:rsidRDefault="0093176B" w:rsidP="004F6044">
      <w:pPr>
        <w:pStyle w:val="NormalWeb"/>
        <w:ind w:left="1152"/>
      </w:pPr>
      <w:r w:rsidRPr="0093176B">
        <w:t xml:space="preserve">A major algorithmic challenge—and the primary </w:t>
      </w:r>
      <w:r w:rsidR="0039543E" w:rsidRPr="0093176B">
        <w:t>reason for</w:t>
      </w:r>
      <w:r w:rsidRPr="0093176B">
        <w:t xml:space="preserve"> this project is not trivial—is maintaining code consistency. Standard </w:t>
      </w:r>
      <w:r w:rsidR="00C42080" w:rsidRPr="00C42080">
        <w:t>LLMs</w:t>
      </w:r>
      <w:r w:rsidR="00C42080">
        <w:t xml:space="preserve"> </w:t>
      </w:r>
      <w:r w:rsidRPr="0093176B">
        <w:t xml:space="preserve">tend to rewrite entire blocks of code from scratch when a new test case or prompt is introduced. Our objective is to enforce </w:t>
      </w:r>
      <w:r w:rsidRPr="0093176B">
        <w:rPr>
          <w:b/>
          <w:bCs/>
        </w:rPr>
        <w:t>incremental code generation</w:t>
      </w:r>
      <w:r w:rsidRPr="0093176B">
        <w:t>.</w:t>
      </w:r>
      <w:r w:rsidR="00C42080">
        <w:t xml:space="preserve"> </w:t>
      </w:r>
    </w:p>
    <w:p w14:paraId="6BA0DEFA" w14:textId="41689E0B" w:rsidR="0093176B" w:rsidRPr="0093176B" w:rsidRDefault="0093176B" w:rsidP="004F6044">
      <w:pPr>
        <w:pStyle w:val="NormalWeb"/>
        <w:ind w:left="1152"/>
      </w:pPr>
      <w:r w:rsidRPr="0093176B">
        <w:t xml:space="preserve">When transitioning from Code </w:t>
      </w:r>
      <w:r w:rsidRPr="00283336">
        <w:rPr>
          <w:vertAlign w:val="subscript"/>
        </w:rPr>
        <w:t xml:space="preserve">i-1 </w:t>
      </w:r>
      <w:r w:rsidRPr="0093176B">
        <w:t xml:space="preserve">to Code </w:t>
      </w:r>
      <w:proofErr w:type="spellStart"/>
      <w:r w:rsidRPr="00283336">
        <w:rPr>
          <w:vertAlign w:val="subscript"/>
        </w:rPr>
        <w:t>i</w:t>
      </w:r>
      <w:proofErr w:type="spellEnd"/>
      <w:r w:rsidRPr="0093176B">
        <w:t xml:space="preserve">, the intersection of the two codebases must be substantial. The </w:t>
      </w:r>
      <w:r w:rsidR="00BA30E0" w:rsidRPr="00BA30E0">
        <w:t>LLM</w:t>
      </w:r>
      <w:r w:rsidR="00283336">
        <w:t xml:space="preserve"> </w:t>
      </w:r>
      <w:r w:rsidRPr="0093176B">
        <w:t xml:space="preserve">should only expand the code (e.g., adding an if statement for a new edge case) or perform logical refactoring (e.g., combining multiple conditional statements into a single formula). Completely rewriting the code from scratch should be an extremely rare emergency fallback. Ensuring the </w:t>
      </w:r>
      <w:r w:rsidR="00BA30E0" w:rsidRPr="00BA30E0">
        <w:t>LLM</w:t>
      </w:r>
      <w:r w:rsidR="003A0BCF">
        <w:t xml:space="preserve"> </w:t>
      </w:r>
      <w:r w:rsidRPr="0093176B">
        <w:t>respects the existing codebase and only modifies the necessary fractions (e.g., changing 10% of the code rather than 90%) to pass a new "killer" test case is a complex behavior to automate.</w:t>
      </w:r>
    </w:p>
    <w:p w14:paraId="72920F62" w14:textId="77777777" w:rsidR="00294766" w:rsidRPr="00CB5A0C" w:rsidRDefault="00294766" w:rsidP="00940F0F">
      <w:pPr>
        <w:pStyle w:val="Heading2"/>
        <w:numPr>
          <w:ilvl w:val="1"/>
          <w:numId w:val="63"/>
        </w:numPr>
        <w:spacing w:after="0"/>
        <w:jc w:val="both"/>
        <w:rPr>
          <w:color w:val="auto"/>
          <w:sz w:val="24"/>
          <w:szCs w:val="24"/>
        </w:rPr>
      </w:pPr>
      <w:r w:rsidRPr="00CB5A0C">
        <w:rPr>
          <w:color w:val="auto"/>
          <w:sz w:val="24"/>
          <w:szCs w:val="24"/>
        </w:rPr>
        <w:lastRenderedPageBreak/>
        <w:t>Is the Topic Absolutely New?</w:t>
      </w:r>
    </w:p>
    <w:p w14:paraId="3F0B33CE" w14:textId="7B6E13ED" w:rsidR="00F55609" w:rsidRPr="00F55609" w:rsidRDefault="00F55609" w:rsidP="00CB5A0C">
      <w:pPr>
        <w:pStyle w:val="NormalWeb"/>
        <w:ind w:left="1152"/>
      </w:pPr>
      <w:r w:rsidRPr="00F55609">
        <w:t xml:space="preserve">The topic of generating source code using artificial intelligence is not completely new. In recent years, many tools and studies have explored automatic code generation using machine learning and </w:t>
      </w:r>
      <w:r w:rsidR="00CB5A0C" w:rsidRPr="00E82B2B">
        <w:t>LLMs</w:t>
      </w:r>
      <w:r w:rsidR="00CB5A0C">
        <w:t>.</w:t>
      </w:r>
      <w:r w:rsidRPr="00F55609">
        <w:t xml:space="preserve"> These systems demonstrate that it is possible to produce code automatically based on user input, examples, and/or specifications.</w:t>
      </w:r>
    </w:p>
    <w:p w14:paraId="2BCF4D9D" w14:textId="7A423783" w:rsidR="00F55609" w:rsidRPr="00F55609" w:rsidRDefault="0039502A" w:rsidP="00CB5A0C">
      <w:pPr>
        <w:pStyle w:val="NormalWeb"/>
        <w:ind w:left="1152"/>
      </w:pPr>
      <w:r w:rsidRPr="0039502A">
        <w:t xml:space="preserve">However, combining artificial intelligence with </w:t>
      </w:r>
      <w:r w:rsidR="00B6718E">
        <w:t>TDD</w:t>
      </w:r>
      <w:r w:rsidRPr="0039502A">
        <w:t xml:space="preserve"> as the main input mechanism is still an active research area </w:t>
      </w:r>
      <w:r w:rsidRPr="0039502A">
        <w:rPr>
          <w:b/>
          <w:bCs/>
        </w:rPr>
        <w:t>[</w:t>
      </w:r>
      <w:hyperlink w:anchor="ref1" w:history="1">
        <w:r w:rsidRPr="00DC7A99">
          <w:rPr>
            <w:rStyle w:val="Hyperlink"/>
            <w:b/>
            <w:bCs/>
          </w:rPr>
          <w:t>1</w:t>
        </w:r>
      </w:hyperlink>
      <w:r w:rsidRPr="0039502A">
        <w:rPr>
          <w:b/>
          <w:bCs/>
        </w:rPr>
        <w:t xml:space="preserve">, </w:t>
      </w:r>
      <w:hyperlink w:anchor="ref2" w:history="1">
        <w:r w:rsidRPr="000862E9">
          <w:rPr>
            <w:rStyle w:val="Hyperlink"/>
            <w:b/>
            <w:bCs/>
          </w:rPr>
          <w:t>2</w:t>
        </w:r>
      </w:hyperlink>
      <w:r w:rsidRPr="0039502A">
        <w:rPr>
          <w:b/>
          <w:bCs/>
        </w:rPr>
        <w:t xml:space="preserve">, </w:t>
      </w:r>
      <w:hyperlink w:anchor="ref3" w:history="1">
        <w:r w:rsidRPr="000862E9">
          <w:rPr>
            <w:rStyle w:val="Hyperlink"/>
            <w:b/>
            <w:bCs/>
          </w:rPr>
          <w:t>3</w:t>
        </w:r>
      </w:hyperlink>
      <w:r w:rsidRPr="0039502A">
        <w:rPr>
          <w:b/>
          <w:bCs/>
        </w:rPr>
        <w:t>]</w:t>
      </w:r>
      <w:r w:rsidRPr="0039502A">
        <w:t xml:space="preserve">, and questions remain about reliability and practicality in real development </w:t>
      </w:r>
      <w:r w:rsidR="00CB5A0C" w:rsidRPr="0039502A">
        <w:t>environments.</w:t>
      </w:r>
      <w:r w:rsidR="00CB5A0C" w:rsidRPr="00F55609">
        <w:t xml:space="preserve"> Our</w:t>
      </w:r>
      <w:r w:rsidR="00F55609" w:rsidRPr="00F55609">
        <w:t xml:space="preserve"> goal is not to invent a new concept, but to investigate how existing AI technologies can be applied within the TDD framework and to understand the challenges and requirements of this approach.</w:t>
      </w:r>
    </w:p>
    <w:p w14:paraId="4AE14977" w14:textId="77777777" w:rsidR="00F55609" w:rsidRDefault="00F55609" w:rsidP="00CB5A0C">
      <w:pPr>
        <w:pStyle w:val="NormalWeb"/>
        <w:ind w:left="1152"/>
      </w:pPr>
      <w:r w:rsidRPr="00F55609">
        <w:t>Several existing systems illustrate different input methods and approaches used in practice:</w:t>
      </w:r>
    </w:p>
    <w:p w14:paraId="1D413C0F" w14:textId="4E4664A4" w:rsidR="00144AED" w:rsidRPr="00F55609" w:rsidRDefault="00144AED" w:rsidP="00BA4A79">
      <w:pPr>
        <w:pStyle w:val="NormalWeb"/>
        <w:numPr>
          <w:ilvl w:val="0"/>
          <w:numId w:val="70"/>
        </w:numPr>
        <w:tabs>
          <w:tab w:val="clear" w:pos="720"/>
          <w:tab w:val="num" w:pos="1872"/>
        </w:tabs>
        <w:ind w:left="1152"/>
      </w:pPr>
      <w:r w:rsidRPr="00F55609">
        <w:rPr>
          <w:b/>
          <w:bCs/>
        </w:rPr>
        <w:t xml:space="preserve">Aider (AI Pair </w:t>
      </w:r>
      <w:proofErr w:type="gramStart"/>
      <w:r w:rsidRPr="00F55609">
        <w:rPr>
          <w:b/>
          <w:bCs/>
        </w:rPr>
        <w:t>Programmer)</w:t>
      </w:r>
      <w:r w:rsidRPr="00F55609">
        <w:t xml:space="preserve"> —</w:t>
      </w:r>
      <w:proofErr w:type="gramEnd"/>
      <w:r w:rsidRPr="00F55609">
        <w:t xml:space="preserve"> </w:t>
      </w:r>
      <w:r w:rsidRPr="00F55609">
        <w:rPr>
          <w:i/>
          <w:iCs/>
        </w:rPr>
        <w:t>Input: Existing source code and terminal test errors.</w:t>
      </w:r>
      <w:r w:rsidRPr="00F55609">
        <w:t xml:space="preserve"> Aider is a command-line AI tool that reads failing test outputs and applies incremental, surgical edits to the existing codebase to fix bugs without rewriting the entire file. (Source: </w:t>
      </w:r>
      <w:hyperlink r:id="rId9" w:tgtFrame="_blank" w:history="1">
        <w:r w:rsidRPr="00F55609">
          <w:rPr>
            <w:rStyle w:val="Hyperlink"/>
          </w:rPr>
          <w:t>https://aider.chat/</w:t>
        </w:r>
      </w:hyperlink>
      <w:r w:rsidRPr="00F55609">
        <w:t>)</w:t>
      </w:r>
    </w:p>
    <w:p w14:paraId="3FCC345F" w14:textId="77777777" w:rsidR="00F55609" w:rsidRPr="00F55609" w:rsidRDefault="00F55609" w:rsidP="00C610D2">
      <w:pPr>
        <w:pStyle w:val="NormalWeb"/>
        <w:numPr>
          <w:ilvl w:val="0"/>
          <w:numId w:val="70"/>
        </w:numPr>
        <w:tabs>
          <w:tab w:val="clear" w:pos="720"/>
          <w:tab w:val="num" w:pos="1872"/>
        </w:tabs>
        <w:ind w:left="1152"/>
      </w:pPr>
      <w:r w:rsidRPr="00F55609">
        <w:rPr>
          <w:b/>
          <w:bCs/>
        </w:rPr>
        <w:t>Xray Test Management</w:t>
      </w:r>
      <w:r w:rsidRPr="00F55609">
        <w:t xml:space="preserve"> — </w:t>
      </w:r>
      <w:r w:rsidRPr="00F55609">
        <w:rPr>
          <w:i/>
          <w:iCs/>
        </w:rPr>
        <w:t>Input: Manual test cases and requirements.</w:t>
      </w:r>
      <w:r w:rsidRPr="00F55609">
        <w:t xml:space="preserve"> Xray is a test management tool inside Jira used to track testing execution, though it does not generate the source code itself. (Source: </w:t>
      </w:r>
      <w:hyperlink r:id="rId10" w:tgtFrame="_blank" w:history="1">
        <w:r w:rsidRPr="00F55609">
          <w:rPr>
            <w:rStyle w:val="Hyperlink"/>
          </w:rPr>
          <w:t>https://www.getxray.app/</w:t>
        </w:r>
      </w:hyperlink>
      <w:r w:rsidRPr="00F55609">
        <w:t>)</w:t>
      </w:r>
    </w:p>
    <w:p w14:paraId="1801E7B2" w14:textId="77777777" w:rsidR="00F55609" w:rsidRPr="00F55609" w:rsidRDefault="00F55609" w:rsidP="00C610D2">
      <w:pPr>
        <w:pStyle w:val="NormalWeb"/>
        <w:numPr>
          <w:ilvl w:val="0"/>
          <w:numId w:val="70"/>
        </w:numPr>
        <w:tabs>
          <w:tab w:val="clear" w:pos="720"/>
          <w:tab w:val="num" w:pos="1872"/>
        </w:tabs>
        <w:ind w:left="1152"/>
      </w:pPr>
      <w:proofErr w:type="spellStart"/>
      <w:r w:rsidRPr="00F55609">
        <w:rPr>
          <w:b/>
          <w:bCs/>
        </w:rPr>
        <w:t>Diffblue</w:t>
      </w:r>
      <w:proofErr w:type="spellEnd"/>
      <w:r w:rsidRPr="00F55609">
        <w:rPr>
          <w:b/>
          <w:bCs/>
        </w:rPr>
        <w:t xml:space="preserve"> Cover</w:t>
      </w:r>
      <w:r w:rsidRPr="00F55609">
        <w:t xml:space="preserve"> — </w:t>
      </w:r>
      <w:r w:rsidRPr="00F55609">
        <w:rPr>
          <w:i/>
          <w:iCs/>
        </w:rPr>
        <w:t>Input: Existing Java source code.</w:t>
      </w:r>
      <w:r w:rsidRPr="00F55609">
        <w:t xml:space="preserve"> </w:t>
      </w:r>
      <w:proofErr w:type="spellStart"/>
      <w:r w:rsidRPr="00F55609">
        <w:t>Diffblue</w:t>
      </w:r>
      <w:proofErr w:type="spellEnd"/>
      <w:r w:rsidRPr="00F55609">
        <w:t xml:space="preserve"> uses AI to automatically write unit tests for code that is already written. This represents the reverse of our TDD approach. (Source: </w:t>
      </w:r>
      <w:hyperlink r:id="rId11" w:tgtFrame="_blank" w:history="1">
        <w:r w:rsidRPr="00F55609">
          <w:rPr>
            <w:rStyle w:val="Hyperlink"/>
          </w:rPr>
          <w:t>https://www.diffblue.com/</w:t>
        </w:r>
      </w:hyperlink>
      <w:r w:rsidRPr="00F55609">
        <w:t>)</w:t>
      </w:r>
    </w:p>
    <w:p w14:paraId="1C226092" w14:textId="77777777" w:rsidR="00F55609" w:rsidRPr="00F55609" w:rsidRDefault="00F55609" w:rsidP="00C610D2">
      <w:pPr>
        <w:pStyle w:val="NormalWeb"/>
        <w:numPr>
          <w:ilvl w:val="0"/>
          <w:numId w:val="70"/>
        </w:numPr>
        <w:tabs>
          <w:tab w:val="clear" w:pos="720"/>
          <w:tab w:val="num" w:pos="1872"/>
        </w:tabs>
        <w:ind w:left="1152"/>
      </w:pPr>
      <w:r w:rsidRPr="00F55609">
        <w:rPr>
          <w:b/>
          <w:bCs/>
        </w:rPr>
        <w:t>ChatGPT / Standard LLMs</w:t>
      </w:r>
      <w:r w:rsidRPr="00F55609">
        <w:t xml:space="preserve"> — </w:t>
      </w:r>
      <w:r w:rsidRPr="00F55609">
        <w:rPr>
          <w:i/>
          <w:iCs/>
        </w:rPr>
        <w:t>Input: Prompts or test descriptions.</w:t>
      </w:r>
      <w:r w:rsidRPr="00F55609">
        <w:t xml:space="preserve"> While standard LLMs can generate code from tests, they typically lack workspace awareness and tend to rewrite entire scripts rather than applying the incremental code updates required for TDD. (Source: </w:t>
      </w:r>
      <w:hyperlink r:id="rId12" w:tgtFrame="_blank" w:history="1">
        <w:r w:rsidRPr="00F55609">
          <w:rPr>
            <w:rStyle w:val="Hyperlink"/>
          </w:rPr>
          <w:t>https://openai.com/chatgpt</w:t>
        </w:r>
      </w:hyperlink>
      <w:r w:rsidRPr="00F55609">
        <w:t>)</w:t>
      </w:r>
    </w:p>
    <w:p w14:paraId="34C16CDF" w14:textId="6E137AC6" w:rsidR="00F55609" w:rsidRPr="00F55609" w:rsidRDefault="00F55609" w:rsidP="00C610D2">
      <w:pPr>
        <w:pStyle w:val="NormalWeb"/>
        <w:numPr>
          <w:ilvl w:val="0"/>
          <w:numId w:val="70"/>
        </w:numPr>
        <w:tabs>
          <w:tab w:val="clear" w:pos="720"/>
          <w:tab w:val="num" w:pos="1872"/>
        </w:tabs>
        <w:ind w:left="1152"/>
      </w:pPr>
      <w:r w:rsidRPr="00F55609">
        <w:rPr>
          <w:b/>
          <w:bCs/>
        </w:rPr>
        <w:t>GitHub Copilot Workspace</w:t>
      </w:r>
      <w:r w:rsidRPr="00F55609">
        <w:t xml:space="preserve"> — </w:t>
      </w:r>
      <w:r w:rsidRPr="00F55609">
        <w:rPr>
          <w:i/>
          <w:iCs/>
        </w:rPr>
        <w:t>Input: Codebase context, specifications, and natural language issue descriptions.</w:t>
      </w:r>
      <w:r w:rsidRPr="00F55609">
        <w:t xml:space="preserve"> These newer agentic tools attempt to plan and implement incremental changes across multiple files to resolve specific failing </w:t>
      </w:r>
      <w:r w:rsidR="0020234B" w:rsidRPr="00F55609">
        <w:t>tests but</w:t>
      </w:r>
      <w:r w:rsidRPr="00F55609">
        <w:t xml:space="preserve"> rely heavily on human prompts. (Source: </w:t>
      </w:r>
      <w:hyperlink r:id="rId13" w:tgtFrame="_blank" w:history="1">
        <w:r w:rsidRPr="00F55609">
          <w:rPr>
            <w:rStyle w:val="Hyperlink"/>
          </w:rPr>
          <w:t>https://github.com/features/copilot</w:t>
        </w:r>
      </w:hyperlink>
      <w:r w:rsidRPr="00F55609">
        <w:t>)</w:t>
      </w:r>
    </w:p>
    <w:p w14:paraId="6600BAA7" w14:textId="62F68D1A" w:rsidR="00046D06" w:rsidRPr="00D053EE" w:rsidRDefault="00F55609" w:rsidP="00C610D2">
      <w:pPr>
        <w:pStyle w:val="NormalWeb"/>
        <w:ind w:left="1152"/>
      </w:pPr>
      <w:r w:rsidRPr="00F55609">
        <w:t>These examples show that automated code and test generation systems already exist but rely on different types of input. This supports our project's focus on identifying the most suitable input for reliable code generation within a TDD framework.</w:t>
      </w:r>
    </w:p>
    <w:p w14:paraId="68651C35" w14:textId="77777777" w:rsidR="00294766" w:rsidRPr="002F4CB1" w:rsidRDefault="00294766" w:rsidP="00940F0F">
      <w:pPr>
        <w:pStyle w:val="ListParagraph"/>
        <w:numPr>
          <w:ilvl w:val="2"/>
          <w:numId w:val="63"/>
        </w:numPr>
        <w:rPr>
          <w:b/>
          <w:color w:val="auto"/>
          <w:sz w:val="24"/>
          <w:szCs w:val="24"/>
        </w:rPr>
      </w:pPr>
      <w:r w:rsidRPr="002F4CB1">
        <w:rPr>
          <w:b/>
          <w:color w:val="auto"/>
          <w:sz w:val="24"/>
          <w:szCs w:val="24"/>
        </w:rPr>
        <w:t>If so, why is it interesting right now?</w:t>
      </w:r>
    </w:p>
    <w:p w14:paraId="10C1E55C" w14:textId="6420080A" w:rsidR="00046D06" w:rsidRDefault="00046D06" w:rsidP="002F4CB1">
      <w:pPr>
        <w:pStyle w:val="isselectedend"/>
        <w:ind w:left="1224"/>
        <w:jc w:val="both"/>
      </w:pPr>
      <w:r>
        <w:rPr>
          <w:b/>
        </w:rPr>
        <w:t xml:space="preserve"> </w:t>
      </w:r>
      <w:r>
        <w:t xml:space="preserve">Although the topic of automatic code generation is not new, it has become especially interesting in recent years due to significant advances in artificial intelligence, particularly in </w:t>
      </w:r>
      <w:r w:rsidR="00E82B2B" w:rsidRPr="00E82B2B">
        <w:t>LLMs</w:t>
      </w:r>
      <w:r>
        <w:t>. Modern AI systems are now capable of generating high-quality code, understanding programming concepts, and assisting developers in real development environments.</w:t>
      </w:r>
    </w:p>
    <w:p w14:paraId="7988B2B1" w14:textId="77777777" w:rsidR="00046D06" w:rsidRDefault="00046D06" w:rsidP="002F4CB1">
      <w:pPr>
        <w:pStyle w:val="isselectedend"/>
        <w:ind w:left="1224"/>
        <w:jc w:val="both"/>
      </w:pPr>
      <w:r>
        <w:t>At the same time, software systems are becoming more complex, and development teams are under increasing pressure to deliver reliable software quickly. As a result, there is a growing interest in tools that can automate parts of the development process and reduce the time required to write and test code.</w:t>
      </w:r>
    </w:p>
    <w:p w14:paraId="0C3C19F4" w14:textId="48F0FA50" w:rsidR="00046D06" w:rsidRDefault="00046D06" w:rsidP="002F4CB1">
      <w:pPr>
        <w:pStyle w:val="isselectedend"/>
        <w:ind w:left="1224"/>
        <w:jc w:val="both"/>
      </w:pPr>
      <w:r>
        <w:lastRenderedPageBreak/>
        <w:t xml:space="preserve">The combination of artificial intelligence with TDD is particularly relevant today because TDD provides a structured way to define software behavior through tests. This makes it a suitable framework for evaluating whether </w:t>
      </w:r>
      <w:r w:rsidR="003E48F3" w:rsidRPr="003E48F3">
        <w:t>AI models</w:t>
      </w:r>
      <w:r>
        <w:t xml:space="preserve"> can generate correct implementations automatically.</w:t>
      </w:r>
    </w:p>
    <w:p w14:paraId="78BC5D76" w14:textId="77777777" w:rsidR="00046D06" w:rsidRDefault="00046D06" w:rsidP="002F4CB1">
      <w:pPr>
        <w:pStyle w:val="NormalWeb"/>
        <w:ind w:left="1224"/>
        <w:jc w:val="both"/>
      </w:pPr>
      <w:r>
        <w:t>Therefore, this topic is interesting right now because recent technological progress makes it possible to explore practical applications that were not feasible in the past. Studying this approach can help us understand how AI can be integrated into modern software engineering workflows.</w:t>
      </w:r>
    </w:p>
    <w:p w14:paraId="620A4D51" w14:textId="77777777" w:rsidR="00294766" w:rsidRPr="0075402C" w:rsidRDefault="00294766" w:rsidP="00940F0F">
      <w:pPr>
        <w:pStyle w:val="ListParagraph"/>
        <w:numPr>
          <w:ilvl w:val="3"/>
          <w:numId w:val="63"/>
        </w:numPr>
        <w:rPr>
          <w:b/>
          <w:color w:val="auto"/>
          <w:sz w:val="24"/>
          <w:szCs w:val="24"/>
        </w:rPr>
      </w:pPr>
      <w:r w:rsidRPr="0075402C">
        <w:rPr>
          <w:b/>
          <w:color w:val="auto"/>
          <w:sz w:val="24"/>
          <w:szCs w:val="24"/>
        </w:rPr>
        <w:t>What is done till now?</w:t>
      </w:r>
    </w:p>
    <w:p w14:paraId="32AAE93A" w14:textId="020AAF6A" w:rsidR="00294766" w:rsidRPr="0075402C" w:rsidRDefault="000607A5" w:rsidP="0075402C">
      <w:pPr>
        <w:ind w:left="1278" w:firstLine="0"/>
        <w:rPr>
          <w:rFonts w:asciiTheme="majorBidi" w:hAnsiTheme="majorBidi" w:cstheme="majorBidi"/>
          <w:bCs/>
          <w:color w:val="auto"/>
          <w:sz w:val="24"/>
          <w:szCs w:val="24"/>
        </w:rPr>
      </w:pPr>
      <w:r w:rsidRPr="0075402C">
        <w:rPr>
          <w:rFonts w:asciiTheme="majorBidi" w:hAnsiTheme="majorBidi" w:cstheme="majorBidi"/>
          <w:bCs/>
          <w:color w:val="auto"/>
          <w:sz w:val="24"/>
          <w:szCs w:val="24"/>
        </w:rPr>
        <w:t xml:space="preserve">As detailed in the previous section, the industry currently utilizes a mix of approaches. </w:t>
      </w:r>
      <w:r w:rsidR="00C11EBB" w:rsidRPr="0075402C">
        <w:rPr>
          <w:rFonts w:asciiTheme="majorBidi" w:hAnsiTheme="majorBidi" w:cstheme="majorBidi"/>
          <w:bCs/>
          <w:color w:val="auto"/>
          <w:sz w:val="24"/>
          <w:szCs w:val="24"/>
        </w:rPr>
        <w:t xml:space="preserve">This includes test management software (e.g., Xray, which organizes manual tests but does not write code), reverse code-to-test generators (e.g., </w:t>
      </w:r>
      <w:proofErr w:type="spellStart"/>
      <w:r w:rsidR="00C11EBB" w:rsidRPr="0075402C">
        <w:rPr>
          <w:rFonts w:asciiTheme="majorBidi" w:hAnsiTheme="majorBidi" w:cstheme="majorBidi"/>
          <w:bCs/>
          <w:color w:val="auto"/>
          <w:sz w:val="24"/>
          <w:szCs w:val="24"/>
        </w:rPr>
        <w:t>Diffblue</w:t>
      </w:r>
      <w:proofErr w:type="spellEnd"/>
      <w:r w:rsidR="00C11EBB" w:rsidRPr="0075402C">
        <w:rPr>
          <w:rFonts w:asciiTheme="majorBidi" w:hAnsiTheme="majorBidi" w:cstheme="majorBidi"/>
          <w:bCs/>
          <w:color w:val="auto"/>
          <w:sz w:val="24"/>
          <w:szCs w:val="24"/>
        </w:rPr>
        <w:t>, which uses AI to write tests for existing code), and general or agentic AI coding assistants (e.g., ChatGPT, Aider, and GitHub Copilot, which generate or debug code based on prompts but lack an automated TDD loop).</w:t>
      </w:r>
      <w:r w:rsidRPr="0075402C">
        <w:rPr>
          <w:rFonts w:asciiTheme="majorBidi" w:hAnsiTheme="majorBidi" w:cstheme="majorBidi"/>
          <w:bCs/>
          <w:color w:val="auto"/>
          <w:sz w:val="24"/>
          <w:szCs w:val="24"/>
        </w:rPr>
        <w:t xml:space="preserve"> These tools represent the current state-of-the-art in how test cases and artificial intelligence are applied in software engineering today.</w:t>
      </w:r>
    </w:p>
    <w:p w14:paraId="23423B08" w14:textId="64B4238D" w:rsidR="0045555D" w:rsidRPr="0075402C" w:rsidRDefault="00294766">
      <w:pPr>
        <w:pStyle w:val="ListParagraph"/>
        <w:numPr>
          <w:ilvl w:val="3"/>
          <w:numId w:val="63"/>
        </w:numPr>
        <w:rPr>
          <w:b/>
          <w:color w:val="auto"/>
          <w:sz w:val="24"/>
          <w:szCs w:val="24"/>
        </w:rPr>
      </w:pPr>
      <w:r w:rsidRPr="0075402C">
        <w:rPr>
          <w:b/>
          <w:color w:val="auto"/>
          <w:sz w:val="24"/>
          <w:szCs w:val="24"/>
        </w:rPr>
        <w:t>What is wrong with what is done till now?</w:t>
      </w:r>
    </w:p>
    <w:p w14:paraId="44AD4F44" w14:textId="1A2F855B" w:rsidR="00294766" w:rsidRPr="0075402C" w:rsidRDefault="0045555D" w:rsidP="0075402C">
      <w:pPr>
        <w:ind w:left="1278" w:firstLine="0"/>
        <w:rPr>
          <w:b/>
          <w:color w:val="auto"/>
          <w:sz w:val="24"/>
          <w:szCs w:val="24"/>
        </w:rPr>
      </w:pPr>
      <w:r w:rsidRPr="0075402C">
        <w:rPr>
          <w:bCs/>
          <w:color w:val="auto"/>
          <w:sz w:val="24"/>
          <w:szCs w:val="24"/>
        </w:rPr>
        <w:t>Current tools lack the consistency required for a fully automated, specification-driven TDD lifecycle. Management tools like Xray still require human developers to write the code. Standard LLMs tend to rewrite entire scripts from scratch rather than applying incremental fixes. While newer agentic tools like Aider apply incremental edits, they rely on guessing the intended functionality from error logs or require constant natural language prompting from humans, much like GitHub Copilot Workspace. None of these tools strictly enforce code generation based on a combination of sequential test cases and an immutable specification file, leading to hallucinations or incorrect assumptions about function signatures and edge cases.</w:t>
      </w:r>
    </w:p>
    <w:p w14:paraId="019D1D41" w14:textId="08FE903E" w:rsidR="00FB634F" w:rsidRPr="0075402C" w:rsidRDefault="00294766">
      <w:pPr>
        <w:pStyle w:val="ListParagraph"/>
        <w:numPr>
          <w:ilvl w:val="3"/>
          <w:numId w:val="63"/>
        </w:numPr>
        <w:rPr>
          <w:color w:val="auto"/>
          <w:sz w:val="28"/>
          <w:szCs w:val="28"/>
          <w:lang w:bidi="ar-SA"/>
        </w:rPr>
      </w:pPr>
      <w:r w:rsidRPr="0075402C">
        <w:rPr>
          <w:b/>
          <w:color w:val="auto"/>
          <w:sz w:val="24"/>
          <w:szCs w:val="24"/>
        </w:rPr>
        <w:t>How do we plan to improve the situation?</w:t>
      </w:r>
    </w:p>
    <w:p w14:paraId="2B7CB089" w14:textId="109044DE" w:rsidR="00294766" w:rsidRDefault="00F61DC7" w:rsidP="00313A2E">
      <w:pPr>
        <w:ind w:left="1278" w:firstLine="0"/>
        <w:rPr>
          <w:b/>
          <w:color w:val="auto"/>
        </w:rPr>
      </w:pPr>
      <w:r w:rsidRPr="0075402C">
        <w:rPr>
          <w:rFonts w:asciiTheme="majorBidi" w:hAnsiTheme="majorBidi" w:cstheme="majorBidi"/>
          <w:color w:val="auto"/>
          <w:sz w:val="24"/>
          <w:szCs w:val="24"/>
          <w:lang w:bidi="ar-SA"/>
        </w:rPr>
        <w:t xml:space="preserve">We plan to automate the TDD process by introducing an iterative pipeline that strictly passes the previously generated code (Code </w:t>
      </w:r>
      <w:r w:rsidRPr="0075402C">
        <w:rPr>
          <w:rFonts w:asciiTheme="majorBidi" w:hAnsiTheme="majorBidi" w:cstheme="majorBidi"/>
          <w:color w:val="auto"/>
          <w:sz w:val="24"/>
          <w:szCs w:val="24"/>
          <w:vertAlign w:val="subscript"/>
          <w:lang w:bidi="ar-SA"/>
        </w:rPr>
        <w:t>i-1</w:t>
      </w:r>
      <w:r w:rsidRPr="0075402C">
        <w:rPr>
          <w:rFonts w:asciiTheme="majorBidi" w:hAnsiTheme="majorBidi" w:cstheme="majorBidi"/>
          <w:color w:val="auto"/>
          <w:sz w:val="24"/>
          <w:szCs w:val="24"/>
          <w:lang w:bidi="ar-SA"/>
        </w:rPr>
        <w:t xml:space="preserve">) alongside the new sequential test case and the specification file. We will analyze the market to see if any current tools can handle this specific input combination effectively. We will implement mechanisms to restrict the </w:t>
      </w:r>
      <w:r w:rsidR="00A62571" w:rsidRPr="00A62571">
        <w:rPr>
          <w:rFonts w:asciiTheme="majorBidi" w:hAnsiTheme="majorBidi" w:cstheme="majorBidi"/>
          <w:color w:val="auto"/>
          <w:sz w:val="24"/>
          <w:szCs w:val="24"/>
          <w:lang w:bidi="ar-SA"/>
        </w:rPr>
        <w:t>LLM</w:t>
      </w:r>
      <w:r w:rsidR="0075402C">
        <w:rPr>
          <w:rFonts w:asciiTheme="majorBidi" w:hAnsiTheme="majorBidi" w:cstheme="majorBidi"/>
          <w:color w:val="auto"/>
          <w:sz w:val="24"/>
          <w:szCs w:val="24"/>
          <w:lang w:bidi="ar-SA"/>
        </w:rPr>
        <w:t xml:space="preserve"> </w:t>
      </w:r>
      <w:r w:rsidRPr="0075402C">
        <w:rPr>
          <w:rFonts w:asciiTheme="majorBidi" w:hAnsiTheme="majorBidi" w:cstheme="majorBidi"/>
          <w:color w:val="auto"/>
          <w:sz w:val="24"/>
          <w:szCs w:val="24"/>
          <w:lang w:bidi="ar-SA"/>
        </w:rPr>
        <w:t>to incremental expansions and smart refactoring, rather than full rewrites.</w:t>
      </w:r>
    </w:p>
    <w:p w14:paraId="5B0041D7" w14:textId="77777777" w:rsidR="00E8706D" w:rsidRPr="0075402C" w:rsidRDefault="00294766" w:rsidP="00E8706D">
      <w:pPr>
        <w:pStyle w:val="ListParagraph"/>
        <w:numPr>
          <w:ilvl w:val="3"/>
          <w:numId w:val="63"/>
        </w:numPr>
        <w:rPr>
          <w:bCs/>
          <w:color w:val="auto"/>
          <w:sz w:val="24"/>
          <w:szCs w:val="24"/>
        </w:rPr>
      </w:pPr>
      <w:r w:rsidRPr="0075402C">
        <w:rPr>
          <w:b/>
          <w:color w:val="auto"/>
          <w:sz w:val="24"/>
          <w:szCs w:val="24"/>
        </w:rPr>
        <w:t xml:space="preserve">Why do </w:t>
      </w:r>
      <w:r w:rsidR="00FB634F" w:rsidRPr="0075402C">
        <w:rPr>
          <w:b/>
          <w:color w:val="auto"/>
          <w:sz w:val="24"/>
          <w:szCs w:val="24"/>
        </w:rPr>
        <w:t>we think</w:t>
      </w:r>
      <w:r w:rsidRPr="0075402C">
        <w:rPr>
          <w:b/>
          <w:color w:val="auto"/>
          <w:sz w:val="24"/>
          <w:szCs w:val="24"/>
        </w:rPr>
        <w:t xml:space="preserve"> that our improvement works?</w:t>
      </w:r>
    </w:p>
    <w:p w14:paraId="564A5F49" w14:textId="77777777" w:rsidR="00E8706D" w:rsidRPr="00313A2E" w:rsidRDefault="00E8706D" w:rsidP="00313A2E">
      <w:pPr>
        <w:ind w:left="0" w:firstLine="0"/>
        <w:rPr>
          <w:bCs/>
          <w:color w:val="auto"/>
        </w:rPr>
      </w:pPr>
    </w:p>
    <w:p w14:paraId="6BF614E6" w14:textId="744708EA" w:rsidR="00294766" w:rsidRPr="0075402C" w:rsidRDefault="008C43C3" w:rsidP="00E81F0E">
      <w:pPr>
        <w:pStyle w:val="ListParagraph"/>
        <w:ind w:left="1440" w:firstLine="0"/>
        <w:rPr>
          <w:bCs/>
          <w:color w:val="auto"/>
          <w:sz w:val="24"/>
          <w:szCs w:val="24"/>
        </w:rPr>
      </w:pPr>
      <w:r w:rsidRPr="0075402C">
        <w:rPr>
          <w:bCs/>
          <w:color w:val="auto"/>
          <w:sz w:val="24"/>
          <w:szCs w:val="24"/>
        </w:rPr>
        <w:t xml:space="preserve">By bounding the </w:t>
      </w:r>
      <w:r w:rsidR="00631986" w:rsidRPr="00631986">
        <w:rPr>
          <w:bCs/>
          <w:color w:val="auto"/>
          <w:sz w:val="24"/>
          <w:szCs w:val="24"/>
        </w:rPr>
        <w:t>LLM's</w:t>
      </w:r>
      <w:r w:rsidR="00631986">
        <w:rPr>
          <w:bCs/>
          <w:color w:val="auto"/>
          <w:sz w:val="24"/>
          <w:szCs w:val="24"/>
        </w:rPr>
        <w:t xml:space="preserve"> </w:t>
      </w:r>
      <w:r w:rsidRPr="0075402C">
        <w:rPr>
          <w:bCs/>
          <w:color w:val="auto"/>
          <w:sz w:val="24"/>
          <w:szCs w:val="24"/>
        </w:rPr>
        <w:t xml:space="preserve">context with a static specification file and explicitly feeding its own previous output back into the prompt, we simulate the exact workflow of a human developer doing TDD. This constrained environment reduces the </w:t>
      </w:r>
      <w:r w:rsidR="00631986" w:rsidRPr="00631986">
        <w:rPr>
          <w:bCs/>
          <w:color w:val="auto"/>
          <w:sz w:val="24"/>
          <w:szCs w:val="24"/>
        </w:rPr>
        <w:t>LLM's</w:t>
      </w:r>
      <w:r w:rsidR="00631986">
        <w:rPr>
          <w:bCs/>
          <w:color w:val="auto"/>
          <w:sz w:val="24"/>
          <w:szCs w:val="24"/>
        </w:rPr>
        <w:t xml:space="preserve"> </w:t>
      </w:r>
      <w:r w:rsidRPr="0075402C">
        <w:rPr>
          <w:bCs/>
          <w:color w:val="auto"/>
          <w:sz w:val="24"/>
          <w:szCs w:val="24"/>
        </w:rPr>
        <w:t>freedom to rewrite code arbitrarily and forces it to focus on the specific logic required to pass the newly introduced test case.</w:t>
      </w:r>
    </w:p>
    <w:p w14:paraId="62B5CE13" w14:textId="77777777" w:rsidR="00294766" w:rsidRPr="00D77915" w:rsidRDefault="00294766" w:rsidP="00E81F0E">
      <w:pPr>
        <w:ind w:left="0" w:firstLine="0"/>
        <w:rPr>
          <w:b/>
          <w:color w:val="auto"/>
        </w:rPr>
      </w:pPr>
    </w:p>
    <w:p w14:paraId="02B51105" w14:textId="77777777" w:rsidR="00090B04" w:rsidRPr="003352A3" w:rsidRDefault="00294766" w:rsidP="00090B04">
      <w:pPr>
        <w:pStyle w:val="ListParagraph"/>
        <w:numPr>
          <w:ilvl w:val="3"/>
          <w:numId w:val="63"/>
        </w:numPr>
        <w:rPr>
          <w:bCs/>
          <w:color w:val="auto"/>
          <w:sz w:val="24"/>
          <w:szCs w:val="24"/>
          <w:rtl/>
        </w:rPr>
      </w:pPr>
      <w:r w:rsidRPr="0075402C">
        <w:rPr>
          <w:b/>
          <w:color w:val="auto"/>
          <w:sz w:val="24"/>
          <w:szCs w:val="24"/>
        </w:rPr>
        <w:lastRenderedPageBreak/>
        <w:t>What do we do if our improvement does not work?</w:t>
      </w:r>
      <w:r w:rsidR="007C05E2" w:rsidRPr="0075402C">
        <w:rPr>
          <w:b/>
          <w:color w:val="auto"/>
          <w:sz w:val="24"/>
          <w:szCs w:val="24"/>
        </w:rPr>
        <w:t xml:space="preserve">            </w:t>
      </w:r>
      <w:r w:rsidR="009B79BC" w:rsidRPr="00172A62">
        <w:rPr>
          <w:b/>
          <w:color w:val="auto"/>
          <w:sz w:val="24"/>
          <w:szCs w:val="24"/>
          <w:rtl/>
        </w:rPr>
        <w:t xml:space="preserve"> </w:t>
      </w:r>
      <w:r w:rsidR="007C05E2" w:rsidRPr="00172A62">
        <w:rPr>
          <w:b/>
          <w:color w:val="auto"/>
          <w:sz w:val="24"/>
          <w:szCs w:val="24"/>
        </w:rPr>
        <w:t xml:space="preserve">             </w:t>
      </w:r>
    </w:p>
    <w:p w14:paraId="73AFA549" w14:textId="55443425" w:rsidR="00294766" w:rsidRDefault="007C05E2" w:rsidP="00C610D2">
      <w:pPr>
        <w:ind w:left="1440" w:firstLine="0"/>
        <w:rPr>
          <w:bCs/>
          <w:color w:val="auto"/>
          <w:sz w:val="24"/>
          <w:szCs w:val="24"/>
        </w:rPr>
      </w:pPr>
      <w:r w:rsidRPr="00172A62">
        <w:rPr>
          <w:bCs/>
          <w:color w:val="auto"/>
          <w:sz w:val="24"/>
          <w:szCs w:val="24"/>
        </w:rPr>
        <w:t xml:space="preserve">If fully automated TDD proves </w:t>
      </w:r>
      <w:r w:rsidR="005B6A6C" w:rsidRPr="00172A62">
        <w:rPr>
          <w:bCs/>
          <w:color w:val="auto"/>
          <w:sz w:val="24"/>
          <w:szCs w:val="24"/>
        </w:rPr>
        <w:t xml:space="preserve">inconsistent, </w:t>
      </w:r>
      <w:r w:rsidRPr="00172A62">
        <w:rPr>
          <w:bCs/>
          <w:color w:val="auto"/>
          <w:sz w:val="24"/>
          <w:szCs w:val="24"/>
        </w:rPr>
        <w:t xml:space="preserve">for instance, if </w:t>
      </w:r>
      <w:r w:rsidR="000C0F8F" w:rsidRPr="000C0F8F">
        <w:rPr>
          <w:bCs/>
          <w:color w:val="auto"/>
          <w:sz w:val="24"/>
          <w:szCs w:val="24"/>
        </w:rPr>
        <w:t xml:space="preserve">existing AI </w:t>
      </w:r>
      <w:r w:rsidR="003352A3" w:rsidRPr="000C0F8F">
        <w:rPr>
          <w:bCs/>
          <w:color w:val="auto"/>
          <w:sz w:val="24"/>
          <w:szCs w:val="24"/>
        </w:rPr>
        <w:t>tools</w:t>
      </w:r>
      <w:r w:rsidR="003352A3" w:rsidRPr="003352A3">
        <w:rPr>
          <w:bCs/>
          <w:color w:val="auto"/>
          <w:sz w:val="24"/>
          <w:szCs w:val="24"/>
        </w:rPr>
        <w:t xml:space="preserve"> </w:t>
      </w:r>
      <w:r w:rsidR="00DA735A" w:rsidRPr="003352A3">
        <w:rPr>
          <w:bCs/>
          <w:color w:val="auto"/>
          <w:sz w:val="24"/>
          <w:szCs w:val="24"/>
        </w:rPr>
        <w:t>fail</w:t>
      </w:r>
      <w:r w:rsidRPr="003352A3">
        <w:rPr>
          <w:bCs/>
          <w:color w:val="auto"/>
          <w:sz w:val="24"/>
          <w:szCs w:val="24"/>
        </w:rPr>
        <w:t xml:space="preserve"> on complex data structures, advanced algorithms, or external API connections—we will evaluate the specific scenarios where the </w:t>
      </w:r>
      <w:r w:rsidR="004D7375" w:rsidRPr="004D7375">
        <w:rPr>
          <w:bCs/>
          <w:color w:val="auto"/>
          <w:sz w:val="24"/>
          <w:szCs w:val="24"/>
        </w:rPr>
        <w:t>AI tools</w:t>
      </w:r>
      <w:r w:rsidRPr="00D840ED">
        <w:rPr>
          <w:bCs/>
          <w:color w:val="auto"/>
          <w:sz w:val="24"/>
          <w:szCs w:val="24"/>
        </w:rPr>
        <w:t xml:space="preserve"> </w:t>
      </w:r>
      <w:r w:rsidR="00D840ED" w:rsidRPr="00D840ED">
        <w:rPr>
          <w:bCs/>
          <w:color w:val="auto"/>
          <w:sz w:val="24"/>
          <w:szCs w:val="24"/>
        </w:rPr>
        <w:t>struggle</w:t>
      </w:r>
      <w:r w:rsidRPr="00D840ED">
        <w:rPr>
          <w:bCs/>
          <w:color w:val="auto"/>
          <w:sz w:val="24"/>
          <w:szCs w:val="24"/>
        </w:rPr>
        <w:t xml:space="preserve"> compared to classic manual coding. In such a case, the project will pivot to providing a highly specialized assistive tool for developers, rather than a fully autonomous system, guiding them on exactly where the code needs to be modified without rewriting it for them.</w:t>
      </w:r>
    </w:p>
    <w:p w14:paraId="244CE471" w14:textId="77777777" w:rsidR="00DB29E2" w:rsidRPr="00D840ED" w:rsidRDefault="00DB29E2" w:rsidP="003352A3">
      <w:pPr>
        <w:ind w:left="1152" w:firstLine="0"/>
        <w:rPr>
          <w:bCs/>
          <w:color w:val="auto"/>
          <w:sz w:val="24"/>
          <w:szCs w:val="24"/>
        </w:rPr>
      </w:pPr>
    </w:p>
    <w:p w14:paraId="1081C677" w14:textId="0B857FBD" w:rsidR="00922CDB" w:rsidRDefault="00922CDB" w:rsidP="005C408B">
      <w:pPr>
        <w:pStyle w:val="ListParagraph"/>
        <w:numPr>
          <w:ilvl w:val="1"/>
          <w:numId w:val="63"/>
        </w:numPr>
        <w:rPr>
          <w:b/>
          <w:color w:val="auto"/>
          <w:sz w:val="24"/>
          <w:szCs w:val="24"/>
        </w:rPr>
      </w:pPr>
      <w:r w:rsidRPr="006C0228">
        <w:rPr>
          <w:b/>
          <w:color w:val="auto"/>
          <w:sz w:val="24"/>
          <w:szCs w:val="24"/>
        </w:rPr>
        <w:t>Difficulties in Setting this Project</w:t>
      </w:r>
    </w:p>
    <w:p w14:paraId="4C4EEE80" w14:textId="77777777" w:rsidR="005C700F" w:rsidRPr="00E81F0E" w:rsidRDefault="005C700F" w:rsidP="00E81F0E">
      <w:pPr>
        <w:rPr>
          <w:b/>
          <w:color w:val="auto"/>
          <w:sz w:val="24"/>
          <w:szCs w:val="24"/>
        </w:rPr>
      </w:pPr>
    </w:p>
    <w:p w14:paraId="1C6E5E44" w14:textId="2B764494" w:rsidR="00172A62" w:rsidRPr="007A67AA" w:rsidRDefault="00DA07AE" w:rsidP="00407BB1">
      <w:pPr>
        <w:pStyle w:val="ListParagraph"/>
        <w:numPr>
          <w:ilvl w:val="2"/>
          <w:numId w:val="63"/>
        </w:numPr>
        <w:rPr>
          <w:bCs/>
          <w:color w:val="auto"/>
          <w:sz w:val="24"/>
          <w:szCs w:val="24"/>
        </w:rPr>
      </w:pPr>
      <w:r w:rsidRPr="006C0228">
        <w:rPr>
          <w:b/>
          <w:color w:val="auto"/>
          <w:sz w:val="24"/>
          <w:szCs w:val="24"/>
        </w:rPr>
        <w:t>Algorithmic challenges</w:t>
      </w:r>
    </w:p>
    <w:p w14:paraId="5C0EBDF9" w14:textId="0DA2F540" w:rsidR="00DA07AE" w:rsidRDefault="00A27F76" w:rsidP="00C610D2">
      <w:pPr>
        <w:ind w:left="1440" w:firstLine="0"/>
        <w:rPr>
          <w:bCs/>
          <w:color w:val="auto"/>
          <w:sz w:val="24"/>
          <w:szCs w:val="24"/>
          <w:rtl/>
        </w:rPr>
      </w:pPr>
      <w:r w:rsidRPr="006C0228">
        <w:rPr>
          <w:bCs/>
          <w:color w:val="auto"/>
          <w:sz w:val="24"/>
          <w:szCs w:val="24"/>
        </w:rPr>
        <w:t xml:space="preserve">The primary algorithmic challenge is preventing the </w:t>
      </w:r>
      <w:r w:rsidR="00407BB1" w:rsidRPr="007A67AA">
        <w:rPr>
          <w:bCs/>
          <w:color w:val="auto"/>
          <w:sz w:val="24"/>
          <w:szCs w:val="24"/>
        </w:rPr>
        <w:t xml:space="preserve">LLM </w:t>
      </w:r>
      <w:r w:rsidRPr="006C0228">
        <w:rPr>
          <w:bCs/>
          <w:color w:val="auto"/>
          <w:sz w:val="24"/>
          <w:szCs w:val="24"/>
        </w:rPr>
        <w:t xml:space="preserve">from rewriting the entire codebase from scratch when a new test case is introduced. Ensuring the </w:t>
      </w:r>
      <w:r w:rsidR="00407BB1" w:rsidRPr="007A67AA">
        <w:rPr>
          <w:bCs/>
          <w:color w:val="auto"/>
          <w:sz w:val="24"/>
          <w:szCs w:val="24"/>
        </w:rPr>
        <w:t>LLM</w:t>
      </w:r>
      <w:r w:rsidR="006C0228">
        <w:rPr>
          <w:bCs/>
          <w:color w:val="auto"/>
          <w:sz w:val="24"/>
          <w:szCs w:val="24"/>
        </w:rPr>
        <w:t xml:space="preserve"> </w:t>
      </w:r>
      <w:r w:rsidRPr="006C0228">
        <w:rPr>
          <w:bCs/>
          <w:color w:val="auto"/>
          <w:sz w:val="24"/>
          <w:szCs w:val="24"/>
        </w:rPr>
        <w:t xml:space="preserve">performs only incremental updates (e.g., modifying only </w:t>
      </w:r>
      <w:r w:rsidR="00EA75DA" w:rsidRPr="007A67AA">
        <w:rPr>
          <w:bCs/>
          <w:color w:val="auto"/>
          <w:sz w:val="24"/>
          <w:szCs w:val="24"/>
        </w:rPr>
        <w:t xml:space="preserve">the specific Lines of Code (LOC) or logic branches directly related to the new test </w:t>
      </w:r>
      <w:r w:rsidR="007A67AA" w:rsidRPr="007A67AA">
        <w:rPr>
          <w:bCs/>
          <w:color w:val="auto"/>
          <w:sz w:val="24"/>
          <w:szCs w:val="24"/>
        </w:rPr>
        <w:t>case)</w:t>
      </w:r>
      <w:r w:rsidR="007A67AA" w:rsidRPr="006C0228">
        <w:rPr>
          <w:bCs/>
          <w:color w:val="auto"/>
          <w:sz w:val="24"/>
          <w:szCs w:val="24"/>
        </w:rPr>
        <w:t xml:space="preserve"> and</w:t>
      </w:r>
      <w:r w:rsidRPr="006C0228">
        <w:rPr>
          <w:bCs/>
          <w:color w:val="auto"/>
          <w:sz w:val="24"/>
          <w:szCs w:val="24"/>
        </w:rPr>
        <w:t xml:space="preserve"> </w:t>
      </w:r>
      <w:r w:rsidR="00651521" w:rsidRPr="006C0228">
        <w:rPr>
          <w:bCs/>
          <w:color w:val="auto"/>
          <w:sz w:val="24"/>
          <w:szCs w:val="24"/>
        </w:rPr>
        <w:t>understanding</w:t>
      </w:r>
      <w:r w:rsidRPr="006C0228">
        <w:rPr>
          <w:bCs/>
          <w:color w:val="auto"/>
          <w:sz w:val="24"/>
          <w:szCs w:val="24"/>
        </w:rPr>
        <w:t xml:space="preserve"> how to refactor existing code without breaking previous test cases requires strict prompt constraints and state tracking.</w:t>
      </w:r>
    </w:p>
    <w:p w14:paraId="76B26356" w14:textId="77777777" w:rsidR="00541E49" w:rsidRPr="006C0228" w:rsidRDefault="00541E49" w:rsidP="00C610D2">
      <w:pPr>
        <w:rPr>
          <w:bCs/>
          <w:color w:val="auto"/>
          <w:sz w:val="24"/>
          <w:szCs w:val="24"/>
        </w:rPr>
      </w:pPr>
    </w:p>
    <w:p w14:paraId="5BFEC379" w14:textId="717FDB91" w:rsidR="00D07015" w:rsidRPr="00651521" w:rsidRDefault="00DA07AE" w:rsidP="00EE1964">
      <w:pPr>
        <w:pStyle w:val="ListParagraph"/>
        <w:numPr>
          <w:ilvl w:val="3"/>
          <w:numId w:val="63"/>
        </w:numPr>
        <w:rPr>
          <w:bCs/>
          <w:color w:val="auto"/>
          <w:sz w:val="24"/>
          <w:szCs w:val="24"/>
        </w:rPr>
      </w:pPr>
      <w:r w:rsidRPr="006C0228">
        <w:rPr>
          <w:b/>
          <w:color w:val="auto"/>
          <w:sz w:val="24"/>
          <w:szCs w:val="24"/>
        </w:rPr>
        <w:t>How do we plan to overcome them?</w:t>
      </w:r>
      <w:r w:rsidR="00D07015" w:rsidRPr="00651521">
        <w:rPr>
          <w:color w:val="auto"/>
          <w:sz w:val="28"/>
          <w:szCs w:val="28"/>
          <w:lang w:bidi="ar-SA"/>
        </w:rPr>
        <w:t xml:space="preserve">                                                        </w:t>
      </w:r>
      <w:r w:rsidR="00D07015" w:rsidRPr="00651521">
        <w:rPr>
          <w:bCs/>
          <w:color w:val="auto"/>
          <w:sz w:val="24"/>
          <w:szCs w:val="24"/>
        </w:rPr>
        <w:t xml:space="preserve">We plan to overcome this by implementing a strict sequential induction process. Instead of just passing the new test case, we will pass the previously generated code (Code </w:t>
      </w:r>
      <w:r w:rsidR="00D07015" w:rsidRPr="00651521">
        <w:rPr>
          <w:bCs/>
          <w:color w:val="auto"/>
          <w:sz w:val="24"/>
          <w:szCs w:val="24"/>
          <w:vertAlign w:val="subscript"/>
        </w:rPr>
        <w:t>i-1</w:t>
      </w:r>
      <w:r w:rsidR="00D07015" w:rsidRPr="00651521">
        <w:rPr>
          <w:bCs/>
          <w:color w:val="auto"/>
          <w:sz w:val="24"/>
          <w:szCs w:val="24"/>
        </w:rPr>
        <w:t xml:space="preserve">), the new test case (Test </w:t>
      </w:r>
      <w:proofErr w:type="spellStart"/>
      <w:r w:rsidR="00D07015" w:rsidRPr="00651521">
        <w:rPr>
          <w:bCs/>
          <w:color w:val="auto"/>
          <w:sz w:val="24"/>
          <w:szCs w:val="24"/>
          <w:vertAlign w:val="subscript"/>
        </w:rPr>
        <w:t>i</w:t>
      </w:r>
      <w:proofErr w:type="spellEnd"/>
      <w:r w:rsidR="00D07015" w:rsidRPr="00651521">
        <w:rPr>
          <w:bCs/>
          <w:color w:val="auto"/>
          <w:sz w:val="24"/>
          <w:szCs w:val="24"/>
        </w:rPr>
        <w:t xml:space="preserve">), and the immutable specification file into the prompt. By constraining the context, we force the </w:t>
      </w:r>
      <w:r w:rsidR="00EE1964" w:rsidRPr="00EE1964">
        <w:rPr>
          <w:bCs/>
          <w:color w:val="auto"/>
          <w:sz w:val="24"/>
          <w:szCs w:val="24"/>
        </w:rPr>
        <w:t>LLM</w:t>
      </w:r>
      <w:r w:rsidR="00EE1964">
        <w:rPr>
          <w:bCs/>
          <w:color w:val="auto"/>
          <w:sz w:val="24"/>
          <w:szCs w:val="24"/>
        </w:rPr>
        <w:t xml:space="preserve"> </w:t>
      </w:r>
      <w:r w:rsidR="00D07015" w:rsidRPr="00651521">
        <w:rPr>
          <w:bCs/>
          <w:color w:val="auto"/>
          <w:sz w:val="24"/>
          <w:szCs w:val="24"/>
        </w:rPr>
        <w:t>to focus on logical expansions or refactoring rather than full rewrites.</w:t>
      </w:r>
    </w:p>
    <w:p w14:paraId="3C9AE44E" w14:textId="579DE47A" w:rsidR="00DA07AE" w:rsidRPr="008F7DDA" w:rsidRDefault="00DA07AE" w:rsidP="00A9032C">
      <w:pPr>
        <w:ind w:left="630" w:firstLine="0"/>
        <w:rPr>
          <w:b/>
          <w:color w:val="auto"/>
          <w:sz w:val="24"/>
          <w:szCs w:val="24"/>
        </w:rPr>
      </w:pPr>
    </w:p>
    <w:p w14:paraId="16D6F8EC" w14:textId="77777777" w:rsidR="00651521" w:rsidRPr="00A9032C" w:rsidRDefault="00DA07AE" w:rsidP="00EE1964">
      <w:pPr>
        <w:pStyle w:val="ListParagraph"/>
        <w:numPr>
          <w:ilvl w:val="3"/>
          <w:numId w:val="63"/>
        </w:numPr>
        <w:rPr>
          <w:bCs/>
          <w:color w:val="auto"/>
          <w:sz w:val="24"/>
          <w:szCs w:val="24"/>
        </w:rPr>
      </w:pPr>
      <w:r w:rsidRPr="00651521">
        <w:rPr>
          <w:b/>
          <w:color w:val="auto"/>
          <w:sz w:val="24"/>
          <w:szCs w:val="24"/>
        </w:rPr>
        <w:t>What do we do if our expectations do not hold?</w:t>
      </w:r>
      <w:r w:rsidR="007F6915" w:rsidRPr="00651521">
        <w:rPr>
          <w:sz w:val="24"/>
          <w:szCs w:val="24"/>
        </w:rPr>
        <w:t xml:space="preserve">                                </w:t>
      </w:r>
    </w:p>
    <w:p w14:paraId="4832B620" w14:textId="2DACDDDB" w:rsidR="00DA07AE" w:rsidRPr="008F7DDA" w:rsidRDefault="007F6915" w:rsidP="006F1F33">
      <w:pPr>
        <w:ind w:left="1224" w:firstLine="0"/>
        <w:rPr>
          <w:bCs/>
          <w:color w:val="auto"/>
          <w:sz w:val="24"/>
          <w:szCs w:val="24"/>
        </w:rPr>
      </w:pPr>
      <w:r w:rsidRPr="008F7DDA">
        <w:rPr>
          <w:bCs/>
          <w:color w:val="auto"/>
          <w:sz w:val="24"/>
          <w:szCs w:val="24"/>
        </w:rPr>
        <w:t xml:space="preserve">If the </w:t>
      </w:r>
      <w:r w:rsidR="00EE1964" w:rsidRPr="008F7DDA">
        <w:rPr>
          <w:bCs/>
          <w:color w:val="auto"/>
          <w:sz w:val="24"/>
          <w:szCs w:val="24"/>
        </w:rPr>
        <w:t xml:space="preserve">LLM </w:t>
      </w:r>
      <w:r w:rsidRPr="008F7DDA">
        <w:rPr>
          <w:bCs/>
          <w:color w:val="auto"/>
          <w:sz w:val="24"/>
          <w:szCs w:val="24"/>
        </w:rPr>
        <w:t>cannot maintain consistency—for example, if it fails on complex data structures or external API connections and continues to rewrite the entire code—we will pivot our approach. Instead of a fully autonomous automation tool, we will convert the system into a developer-assistive tool. In this fallback scenario, the tool will analyze the failing test and highlight exactly where the developer should modify the existing code, comparing the efficiency of this assisted approach against classic manual coding.</w:t>
      </w:r>
    </w:p>
    <w:p w14:paraId="18B2A6B8" w14:textId="77777777" w:rsidR="00DA07AE" w:rsidRPr="006F1F33" w:rsidRDefault="00DA07AE" w:rsidP="00DA07AE">
      <w:pPr>
        <w:rPr>
          <w:b/>
          <w:color w:val="auto"/>
          <w:sz w:val="24"/>
          <w:szCs w:val="24"/>
        </w:rPr>
      </w:pPr>
    </w:p>
    <w:p w14:paraId="5FC3F538" w14:textId="50623FEF" w:rsidR="00DA07AE" w:rsidRDefault="00DA07AE" w:rsidP="001A070C">
      <w:pPr>
        <w:pStyle w:val="ListParagraph"/>
        <w:numPr>
          <w:ilvl w:val="2"/>
          <w:numId w:val="63"/>
        </w:numPr>
        <w:rPr>
          <w:bCs/>
          <w:color w:val="auto"/>
          <w:sz w:val="24"/>
          <w:szCs w:val="24"/>
        </w:rPr>
      </w:pPr>
      <w:r w:rsidRPr="006F1F33">
        <w:rPr>
          <w:b/>
          <w:color w:val="auto"/>
          <w:sz w:val="24"/>
          <w:szCs w:val="24"/>
        </w:rPr>
        <w:t>Implementation challenges</w:t>
      </w:r>
      <w:r w:rsidR="007F6915" w:rsidRPr="006F1F33">
        <w:rPr>
          <w:b/>
          <w:color w:val="auto"/>
          <w:sz w:val="24"/>
          <w:szCs w:val="24"/>
        </w:rPr>
        <w:t xml:space="preserve">                                                                      </w:t>
      </w:r>
      <w:r w:rsidR="00EF11EA" w:rsidRPr="006F1F33">
        <w:rPr>
          <w:b/>
          <w:color w:val="auto"/>
          <w:sz w:val="24"/>
          <w:szCs w:val="24"/>
        </w:rPr>
        <w:t xml:space="preserve">  </w:t>
      </w:r>
      <w:r w:rsidR="007F6915" w:rsidRPr="006F1F33">
        <w:rPr>
          <w:bCs/>
          <w:color w:val="auto"/>
          <w:sz w:val="24"/>
          <w:szCs w:val="24"/>
        </w:rPr>
        <w:t xml:space="preserve">Implementing the automated loop requires building a robust sandbox environment where </w:t>
      </w:r>
      <w:r w:rsidR="00A276DD" w:rsidRPr="00A276DD">
        <w:rPr>
          <w:bCs/>
          <w:color w:val="auto"/>
          <w:sz w:val="24"/>
          <w:szCs w:val="24"/>
        </w:rPr>
        <w:t xml:space="preserve">the code generated by existing AI </w:t>
      </w:r>
      <w:r w:rsidR="006F1F33" w:rsidRPr="00A276DD">
        <w:rPr>
          <w:bCs/>
          <w:color w:val="auto"/>
          <w:sz w:val="24"/>
          <w:szCs w:val="24"/>
        </w:rPr>
        <w:t>tools</w:t>
      </w:r>
      <w:r w:rsidR="006F1F33" w:rsidRPr="006F1F33">
        <w:rPr>
          <w:bCs/>
          <w:color w:val="auto"/>
          <w:sz w:val="24"/>
          <w:szCs w:val="24"/>
        </w:rPr>
        <w:t xml:space="preserve"> can</w:t>
      </w:r>
      <w:r w:rsidR="007F6915" w:rsidRPr="006F1F33">
        <w:rPr>
          <w:bCs/>
          <w:color w:val="auto"/>
          <w:sz w:val="24"/>
          <w:szCs w:val="24"/>
        </w:rPr>
        <w:t xml:space="preserve"> be safely compiled, tested, and validated against the specification file in real-time. Furthermore, securely </w:t>
      </w:r>
      <w:r w:rsidR="001A070C" w:rsidRPr="001A070C">
        <w:rPr>
          <w:bCs/>
          <w:color w:val="auto"/>
          <w:sz w:val="24"/>
          <w:szCs w:val="24"/>
        </w:rPr>
        <w:t>parsing the output from these tools</w:t>
      </w:r>
      <w:r w:rsidR="007F6915" w:rsidRPr="00C11BA1">
        <w:rPr>
          <w:bCs/>
          <w:color w:val="auto"/>
          <w:sz w:val="24"/>
          <w:szCs w:val="24"/>
        </w:rPr>
        <w:t xml:space="preserve"> to extract exactly the executable source code without natural language artifacts presents a significant technical hurdle.</w:t>
      </w:r>
    </w:p>
    <w:p w14:paraId="2EC04943" w14:textId="77777777" w:rsidR="00CE2ED4" w:rsidRPr="00E81F0E" w:rsidRDefault="00CE2ED4" w:rsidP="00BA4A79">
      <w:pPr>
        <w:ind w:left="0" w:firstLine="0"/>
        <w:rPr>
          <w:bCs/>
          <w:color w:val="auto"/>
          <w:sz w:val="24"/>
          <w:szCs w:val="24"/>
        </w:rPr>
      </w:pPr>
    </w:p>
    <w:p w14:paraId="00276494" w14:textId="77777777" w:rsidR="00C11BA1" w:rsidRPr="00C11BA1" w:rsidRDefault="00DA07AE" w:rsidP="007A3948">
      <w:pPr>
        <w:pStyle w:val="ListParagraph"/>
        <w:numPr>
          <w:ilvl w:val="3"/>
          <w:numId w:val="63"/>
        </w:numPr>
        <w:rPr>
          <w:bCs/>
          <w:color w:val="auto"/>
          <w:sz w:val="24"/>
          <w:szCs w:val="24"/>
        </w:rPr>
      </w:pPr>
      <w:r w:rsidRPr="00C11BA1">
        <w:rPr>
          <w:b/>
          <w:color w:val="auto"/>
          <w:sz w:val="24"/>
          <w:szCs w:val="24"/>
        </w:rPr>
        <w:t>How do we plan to overcome them?</w:t>
      </w:r>
      <w:r w:rsidR="007A3948" w:rsidRPr="00C11BA1">
        <w:rPr>
          <w:b/>
          <w:color w:val="auto"/>
          <w:sz w:val="24"/>
          <w:szCs w:val="24"/>
        </w:rPr>
        <w:t xml:space="preserve">                                                </w:t>
      </w:r>
    </w:p>
    <w:p w14:paraId="514A2A43" w14:textId="08715DC8" w:rsidR="00DA07AE" w:rsidRPr="00C11BA1" w:rsidRDefault="007A3948" w:rsidP="00C11BA1">
      <w:pPr>
        <w:ind w:left="1278" w:firstLine="0"/>
        <w:rPr>
          <w:bCs/>
          <w:color w:val="auto"/>
          <w:sz w:val="24"/>
          <w:szCs w:val="24"/>
        </w:rPr>
      </w:pPr>
      <w:r w:rsidRPr="00C11BA1">
        <w:rPr>
          <w:bCs/>
          <w:color w:val="auto"/>
          <w:sz w:val="24"/>
          <w:szCs w:val="24"/>
        </w:rPr>
        <w:t xml:space="preserve">We will overcome this by utilizing established automated testing frameworks (such as JUnit or </w:t>
      </w:r>
      <w:proofErr w:type="spellStart"/>
      <w:r w:rsidRPr="00C11BA1">
        <w:rPr>
          <w:bCs/>
          <w:color w:val="auto"/>
          <w:sz w:val="24"/>
          <w:szCs w:val="24"/>
        </w:rPr>
        <w:t>Pytest</w:t>
      </w:r>
      <w:proofErr w:type="spellEnd"/>
      <w:r w:rsidRPr="00C11BA1">
        <w:rPr>
          <w:bCs/>
          <w:color w:val="auto"/>
          <w:sz w:val="24"/>
          <w:szCs w:val="24"/>
        </w:rPr>
        <w:t>) within isolated execution environments to run the generated code safely. To handle the parsing issue, we will enforce strict output formatting rules on the LLM (e.g., requesting the output strictly in a specific Markdown code block format) to easily extract the code programmatically.</w:t>
      </w:r>
    </w:p>
    <w:p w14:paraId="50509A98" w14:textId="77777777" w:rsidR="00C11BA1" w:rsidRPr="00C11BA1" w:rsidRDefault="00DA07AE" w:rsidP="007A3948">
      <w:pPr>
        <w:pStyle w:val="ListParagraph"/>
        <w:numPr>
          <w:ilvl w:val="3"/>
          <w:numId w:val="63"/>
        </w:numPr>
        <w:rPr>
          <w:bCs/>
          <w:color w:val="auto"/>
          <w:sz w:val="24"/>
          <w:szCs w:val="24"/>
        </w:rPr>
      </w:pPr>
      <w:r w:rsidRPr="00C11BA1">
        <w:rPr>
          <w:b/>
          <w:color w:val="auto"/>
          <w:sz w:val="24"/>
          <w:szCs w:val="24"/>
        </w:rPr>
        <w:t>What do we do if our expectations do not hold?</w:t>
      </w:r>
      <w:r w:rsidR="007A3948" w:rsidRPr="00C11BA1">
        <w:rPr>
          <w:sz w:val="24"/>
          <w:szCs w:val="24"/>
        </w:rPr>
        <w:t xml:space="preserve">                                 </w:t>
      </w:r>
    </w:p>
    <w:p w14:paraId="41CFEC03" w14:textId="0B5ED651" w:rsidR="00DA07AE" w:rsidRPr="00C11BA1" w:rsidRDefault="007A3948" w:rsidP="00C11BA1">
      <w:pPr>
        <w:ind w:left="1224" w:firstLine="0"/>
        <w:rPr>
          <w:bCs/>
          <w:color w:val="auto"/>
          <w:sz w:val="24"/>
          <w:szCs w:val="24"/>
        </w:rPr>
      </w:pPr>
      <w:r w:rsidRPr="00C11BA1">
        <w:rPr>
          <w:bCs/>
          <w:color w:val="auto"/>
          <w:sz w:val="24"/>
          <w:szCs w:val="24"/>
        </w:rPr>
        <w:t>If the fully automated execution loop proves too unstable, or if parsing errors cause constant crashes, we will introduce a "human-in-the-loop" mechanism. Instead of the system executing the AI's code automatically, the system will present the proposed incremental code changes to the developer for a quick manual review and approval before running the test suite.</w:t>
      </w:r>
    </w:p>
    <w:p w14:paraId="06CC136B" w14:textId="77777777" w:rsidR="00DA07AE" w:rsidRPr="00DA07AE" w:rsidRDefault="00DA07AE" w:rsidP="00DA07AE">
      <w:pPr>
        <w:ind w:left="1080" w:firstLine="0"/>
        <w:rPr>
          <w:b/>
          <w:color w:val="auto"/>
        </w:rPr>
      </w:pPr>
    </w:p>
    <w:p w14:paraId="53383B6B" w14:textId="15481E50" w:rsidR="00967A87" w:rsidRDefault="00DA07AE" w:rsidP="00967A87">
      <w:pPr>
        <w:pStyle w:val="ListParagraph"/>
        <w:numPr>
          <w:ilvl w:val="2"/>
          <w:numId w:val="63"/>
        </w:numPr>
        <w:rPr>
          <w:rFonts w:asciiTheme="majorBidi" w:hAnsiTheme="majorBidi" w:cstheme="majorBidi"/>
          <w:b/>
          <w:color w:val="auto"/>
          <w:sz w:val="24"/>
          <w:szCs w:val="24"/>
        </w:rPr>
      </w:pPr>
      <w:r w:rsidRPr="00E30C40">
        <w:rPr>
          <w:b/>
          <w:color w:val="auto"/>
          <w:sz w:val="24"/>
          <w:szCs w:val="24"/>
        </w:rPr>
        <w:t>Hardware equipment</w:t>
      </w:r>
      <w:r w:rsidR="008C63AE" w:rsidRPr="00E30C40">
        <w:rPr>
          <w:b/>
          <w:color w:val="auto"/>
          <w:sz w:val="24"/>
          <w:szCs w:val="24"/>
        </w:rPr>
        <w:t xml:space="preserve">                                                                                   </w:t>
      </w:r>
      <w:r w:rsidR="008C63AE" w:rsidRPr="00C610D2">
        <w:rPr>
          <w:rFonts w:asciiTheme="majorBidi" w:hAnsiTheme="majorBidi" w:cstheme="majorBidi"/>
          <w:bCs/>
          <w:color w:val="auto"/>
          <w:sz w:val="24"/>
          <w:szCs w:val="24"/>
        </w:rPr>
        <w:t>Since our system will primarily rely on interfacing with existing LLMs via cloud-based APIs, the hardware requirements for this project are minimal. We do not need specialized local hardware (like high-end GPUs) to train or host the AI models. The project only requires standard personal computers capable of running the local testing frameworks and maintaining a stable internet connection to communicate with the AI services</w:t>
      </w:r>
      <w:r w:rsidR="008C63AE" w:rsidRPr="00C610D2">
        <w:rPr>
          <w:rFonts w:asciiTheme="majorBidi" w:hAnsiTheme="majorBidi" w:cstheme="majorBidi"/>
          <w:b/>
          <w:color w:val="auto"/>
          <w:sz w:val="24"/>
          <w:szCs w:val="24"/>
        </w:rPr>
        <w:t>.</w:t>
      </w:r>
    </w:p>
    <w:p w14:paraId="223ED13E" w14:textId="77777777" w:rsidR="004801F7" w:rsidRPr="00C610D2" w:rsidRDefault="004801F7" w:rsidP="006834CC">
      <w:pPr>
        <w:pStyle w:val="ListParagraph"/>
        <w:ind w:left="1224" w:firstLine="0"/>
        <w:rPr>
          <w:rFonts w:asciiTheme="majorBidi" w:hAnsiTheme="majorBidi" w:cstheme="majorBidi"/>
          <w:b/>
          <w:color w:val="auto"/>
          <w:sz w:val="24"/>
          <w:szCs w:val="24"/>
        </w:rPr>
      </w:pPr>
    </w:p>
    <w:p w14:paraId="38CC95FA" w14:textId="3EB7425C" w:rsidR="00287808" w:rsidRPr="006834CC" w:rsidRDefault="001A3119" w:rsidP="00C610D2">
      <w:pPr>
        <w:ind w:left="720" w:firstLine="0"/>
        <w:rPr>
          <w:b/>
          <w:bCs/>
          <w:color w:val="auto"/>
          <w:sz w:val="24"/>
          <w:szCs w:val="24"/>
        </w:rPr>
      </w:pPr>
      <w:r w:rsidRPr="00493D36">
        <w:rPr>
          <w:rFonts w:hint="cs"/>
          <w:b/>
          <w:bCs/>
          <w:color w:val="auto"/>
          <w:sz w:val="24"/>
          <w:szCs w:val="24"/>
          <w:rtl/>
        </w:rPr>
        <w:t>2</w:t>
      </w:r>
      <w:r w:rsidR="000346FD" w:rsidRPr="00493D36">
        <w:rPr>
          <w:b/>
          <w:bCs/>
          <w:color w:val="auto"/>
          <w:sz w:val="24"/>
          <w:szCs w:val="24"/>
        </w:rPr>
        <w:t>.</w:t>
      </w:r>
      <w:r w:rsidR="000346FD">
        <w:rPr>
          <w:b/>
          <w:bCs/>
          <w:color w:val="auto"/>
          <w:sz w:val="24"/>
          <w:szCs w:val="24"/>
          <w:lang w:bidi="ar-SA"/>
        </w:rPr>
        <w:t xml:space="preserve"> </w:t>
      </w:r>
      <w:r w:rsidR="00287808" w:rsidRPr="006834CC">
        <w:rPr>
          <w:b/>
          <w:bCs/>
          <w:color w:val="auto"/>
          <w:sz w:val="24"/>
          <w:szCs w:val="24"/>
        </w:rPr>
        <w:t>Theoretical Background: LLM-Driven TDD vs. Traditional Code Generation</w:t>
      </w:r>
    </w:p>
    <w:p w14:paraId="1BA25916" w14:textId="33129DE6" w:rsidR="00287808" w:rsidRPr="006834CC" w:rsidRDefault="00287808" w:rsidP="006834CC">
      <w:pPr>
        <w:ind w:left="1080" w:firstLine="0"/>
        <w:rPr>
          <w:bCs/>
          <w:color w:val="auto"/>
          <w:sz w:val="24"/>
          <w:szCs w:val="24"/>
        </w:rPr>
      </w:pPr>
      <w:r w:rsidRPr="006834CC">
        <w:rPr>
          <w:bCs/>
          <w:color w:val="auto"/>
          <w:sz w:val="24"/>
          <w:szCs w:val="24"/>
        </w:rPr>
        <w:t xml:space="preserve">When leveraging LLMs for software engineering, the </w:t>
      </w:r>
      <w:r w:rsidR="006834CC" w:rsidRPr="006834CC">
        <w:rPr>
          <w:bCs/>
          <w:color w:val="auto"/>
          <w:sz w:val="24"/>
          <w:szCs w:val="24"/>
        </w:rPr>
        <w:t>standard industry</w:t>
      </w:r>
      <w:r w:rsidRPr="006834CC">
        <w:rPr>
          <w:bCs/>
          <w:color w:val="auto"/>
          <w:sz w:val="24"/>
          <w:szCs w:val="24"/>
        </w:rPr>
        <w:t xml:space="preserve"> approach is "Zero-Shot Generation." In this traditional method, a developer provides a complete specification, and the LLM attempts to generate the entire codebase in a single iteration. While this approach is effective for </w:t>
      </w:r>
      <w:r w:rsidR="00E81F0E" w:rsidRPr="006834CC">
        <w:rPr>
          <w:bCs/>
          <w:color w:val="auto"/>
          <w:sz w:val="24"/>
          <w:szCs w:val="24"/>
        </w:rPr>
        <w:t xml:space="preserve">simple </w:t>
      </w:r>
      <w:r w:rsidRPr="006834CC">
        <w:rPr>
          <w:bCs/>
          <w:color w:val="auto"/>
          <w:sz w:val="24"/>
          <w:szCs w:val="24"/>
        </w:rPr>
        <w:t xml:space="preserve">scripts or minimal features, it frequently fails when applied to complex, enterprise-level systems. </w:t>
      </w:r>
      <w:r w:rsidR="00E81F0E" w:rsidRPr="00782355">
        <w:rPr>
          <w:bCs/>
          <w:color w:val="auto"/>
          <w:sz w:val="24"/>
          <w:szCs w:val="24"/>
        </w:rPr>
        <w:t>Our approach</w:t>
      </w:r>
      <w:r w:rsidRPr="006834CC">
        <w:rPr>
          <w:bCs/>
          <w:color w:val="auto"/>
          <w:sz w:val="24"/>
          <w:szCs w:val="24"/>
        </w:rPr>
        <w:t xml:space="preserve"> </w:t>
      </w:r>
      <w:r w:rsidR="00DE31BA" w:rsidRPr="006834CC">
        <w:rPr>
          <w:bCs/>
          <w:color w:val="auto"/>
          <w:sz w:val="24"/>
          <w:szCs w:val="24"/>
        </w:rPr>
        <w:t xml:space="preserve">claims </w:t>
      </w:r>
      <w:r w:rsidRPr="006834CC">
        <w:rPr>
          <w:bCs/>
          <w:color w:val="auto"/>
          <w:sz w:val="24"/>
          <w:szCs w:val="24"/>
        </w:rPr>
        <w:t xml:space="preserve">that LLM-driven TDD </w:t>
      </w:r>
      <w:r w:rsidR="00DE31BA" w:rsidRPr="006834CC">
        <w:rPr>
          <w:bCs/>
          <w:color w:val="auto"/>
          <w:sz w:val="24"/>
          <w:szCs w:val="24"/>
        </w:rPr>
        <w:t xml:space="preserve">should resolve </w:t>
      </w:r>
      <w:r w:rsidRPr="006834CC">
        <w:rPr>
          <w:bCs/>
          <w:color w:val="auto"/>
          <w:sz w:val="24"/>
          <w:szCs w:val="24"/>
        </w:rPr>
        <w:t xml:space="preserve">these limitations across three </w:t>
      </w:r>
      <w:r w:rsidR="00DB2BF5" w:rsidRPr="00782355">
        <w:rPr>
          <w:bCs/>
          <w:color w:val="auto"/>
          <w:sz w:val="24"/>
          <w:szCs w:val="24"/>
        </w:rPr>
        <w:t>main difficulties</w:t>
      </w:r>
      <w:r w:rsidRPr="006834CC">
        <w:rPr>
          <w:bCs/>
          <w:color w:val="auto"/>
          <w:sz w:val="24"/>
          <w:szCs w:val="24"/>
        </w:rPr>
        <w:t>:</w:t>
      </w:r>
    </w:p>
    <w:p w14:paraId="3E405C7C" w14:textId="77777777" w:rsidR="00287808" w:rsidRPr="006834CC" w:rsidRDefault="00287808" w:rsidP="006834CC">
      <w:pPr>
        <w:numPr>
          <w:ilvl w:val="0"/>
          <w:numId w:val="82"/>
        </w:numPr>
        <w:tabs>
          <w:tab w:val="clear" w:pos="1063"/>
          <w:tab w:val="num" w:pos="1097"/>
          <w:tab w:val="num" w:pos="1783"/>
        </w:tabs>
        <w:ind w:left="1440"/>
        <w:rPr>
          <w:bCs/>
          <w:color w:val="auto"/>
          <w:sz w:val="24"/>
          <w:szCs w:val="24"/>
        </w:rPr>
      </w:pPr>
      <w:r w:rsidRPr="006834CC">
        <w:rPr>
          <w:bCs/>
          <w:color w:val="auto"/>
          <w:sz w:val="24"/>
          <w:szCs w:val="24"/>
          <w:u w:val="single"/>
        </w:rPr>
        <w:t>Algorithmic Complexity and Edge Cases</w:t>
      </w:r>
      <w:r w:rsidRPr="006834CC">
        <w:rPr>
          <w:bCs/>
          <w:color w:val="auto"/>
          <w:sz w:val="24"/>
          <w:szCs w:val="24"/>
        </w:rPr>
        <w:t>: When an LLM generates a system simultaneously, it typically optimizes for the "Happy Path" (the standard execution flow) and overlooks critical edge cases. In contrast, TDD introduces each edge case as an isolated failing test. This forces the LLM to address one specific algorithmic anomaly at a time, resulting in highly robust logic.</w:t>
      </w:r>
    </w:p>
    <w:p w14:paraId="4628E36D" w14:textId="5248A01D" w:rsidR="00287808" w:rsidRPr="00980EB2" w:rsidRDefault="00287808" w:rsidP="006834CC">
      <w:pPr>
        <w:numPr>
          <w:ilvl w:val="0"/>
          <w:numId w:val="82"/>
        </w:numPr>
        <w:tabs>
          <w:tab w:val="clear" w:pos="1063"/>
          <w:tab w:val="num" w:pos="1097"/>
          <w:tab w:val="num" w:pos="1783"/>
        </w:tabs>
        <w:ind w:left="1440"/>
        <w:rPr>
          <w:bCs/>
          <w:color w:val="auto"/>
          <w:sz w:val="24"/>
          <w:szCs w:val="24"/>
        </w:rPr>
      </w:pPr>
      <w:r w:rsidRPr="006834CC">
        <w:rPr>
          <w:bCs/>
          <w:color w:val="auto"/>
          <w:sz w:val="24"/>
          <w:szCs w:val="24"/>
          <w:u w:val="single"/>
        </w:rPr>
        <w:t>Data Structure Complexity</w:t>
      </w:r>
      <w:r w:rsidRPr="00782355">
        <w:rPr>
          <w:bCs/>
          <w:color w:val="auto"/>
          <w:sz w:val="24"/>
          <w:szCs w:val="24"/>
        </w:rPr>
        <w:t xml:space="preserve">: Complex systems require </w:t>
      </w:r>
      <w:r w:rsidR="00160EBF" w:rsidRPr="00782355">
        <w:rPr>
          <w:bCs/>
          <w:color w:val="auto"/>
          <w:sz w:val="24"/>
          <w:szCs w:val="24"/>
        </w:rPr>
        <w:t xml:space="preserve">complicated </w:t>
      </w:r>
      <w:r w:rsidRPr="00782355">
        <w:rPr>
          <w:bCs/>
          <w:color w:val="auto"/>
          <w:sz w:val="24"/>
          <w:szCs w:val="24"/>
        </w:rPr>
        <w:t xml:space="preserve">data structures with </w:t>
      </w:r>
      <w:r w:rsidR="00160EBF" w:rsidRPr="00782355">
        <w:rPr>
          <w:bCs/>
          <w:color w:val="auto"/>
          <w:sz w:val="24"/>
          <w:szCs w:val="24"/>
        </w:rPr>
        <w:t xml:space="preserve">complicated </w:t>
      </w:r>
      <w:r w:rsidRPr="00782355">
        <w:rPr>
          <w:bCs/>
          <w:color w:val="auto"/>
          <w:sz w:val="24"/>
          <w:szCs w:val="24"/>
        </w:rPr>
        <w:t xml:space="preserve">object-oriented relationships and hierarchies. When generating code all at once, LLMs often "lose their place" and </w:t>
      </w:r>
      <w:r w:rsidR="00782355" w:rsidRPr="00782355">
        <w:rPr>
          <w:bCs/>
          <w:color w:val="auto"/>
          <w:sz w:val="24"/>
          <w:szCs w:val="24"/>
        </w:rPr>
        <w:t>tend</w:t>
      </w:r>
      <w:r w:rsidR="00160EBF" w:rsidRPr="00782355">
        <w:rPr>
          <w:bCs/>
          <w:color w:val="auto"/>
          <w:sz w:val="24"/>
          <w:szCs w:val="24"/>
        </w:rPr>
        <w:t xml:space="preserve"> to introduce</w:t>
      </w:r>
      <w:r w:rsidR="00160EBF" w:rsidRPr="00980EB2">
        <w:rPr>
          <w:bCs/>
          <w:color w:val="auto"/>
          <w:sz w:val="24"/>
          <w:szCs w:val="24"/>
        </w:rPr>
        <w:t xml:space="preserve"> </w:t>
      </w:r>
      <w:r w:rsidRPr="00980EB2">
        <w:rPr>
          <w:bCs/>
          <w:color w:val="auto"/>
          <w:sz w:val="24"/>
          <w:szCs w:val="24"/>
        </w:rPr>
        <w:t xml:space="preserve">incorrect object dependencies. TDD </w:t>
      </w:r>
      <w:r w:rsidR="00160EBF" w:rsidRPr="00980EB2">
        <w:rPr>
          <w:bCs/>
          <w:color w:val="auto"/>
          <w:sz w:val="24"/>
          <w:szCs w:val="24"/>
        </w:rPr>
        <w:t xml:space="preserve">eliminates </w:t>
      </w:r>
      <w:r w:rsidRPr="00980EB2">
        <w:rPr>
          <w:bCs/>
          <w:color w:val="auto"/>
          <w:sz w:val="24"/>
          <w:szCs w:val="24"/>
        </w:rPr>
        <w:t xml:space="preserve">this by enforcing </w:t>
      </w:r>
      <w:r w:rsidR="00306EE5" w:rsidRPr="00980EB2">
        <w:rPr>
          <w:bCs/>
          <w:color w:val="auto"/>
          <w:sz w:val="24"/>
          <w:szCs w:val="24"/>
        </w:rPr>
        <w:t>hierarchical</w:t>
      </w:r>
      <w:r w:rsidR="000A7556" w:rsidRPr="00980EB2">
        <w:rPr>
          <w:bCs/>
          <w:color w:val="auto"/>
          <w:sz w:val="24"/>
          <w:szCs w:val="24"/>
        </w:rPr>
        <w:t xml:space="preserve"> </w:t>
      </w:r>
      <w:r w:rsidRPr="00980EB2">
        <w:rPr>
          <w:bCs/>
          <w:color w:val="auto"/>
          <w:sz w:val="24"/>
          <w:szCs w:val="24"/>
        </w:rPr>
        <w:t xml:space="preserve">construction (e.g., establishing a functional Money object before allowing the creation of a </w:t>
      </w:r>
      <w:proofErr w:type="spellStart"/>
      <w:r w:rsidRPr="00980EB2">
        <w:rPr>
          <w:bCs/>
          <w:color w:val="auto"/>
          <w:sz w:val="24"/>
          <w:szCs w:val="24"/>
        </w:rPr>
        <w:t>MoneyBag</w:t>
      </w:r>
      <w:proofErr w:type="spellEnd"/>
      <w:r w:rsidRPr="00980EB2">
        <w:rPr>
          <w:bCs/>
          <w:color w:val="auto"/>
          <w:sz w:val="24"/>
          <w:szCs w:val="24"/>
        </w:rPr>
        <w:t xml:space="preserve"> collection).</w:t>
      </w:r>
    </w:p>
    <w:p w14:paraId="29A9B965" w14:textId="399347A8" w:rsidR="00287808" w:rsidRPr="009805A2" w:rsidRDefault="00287808" w:rsidP="006834CC">
      <w:pPr>
        <w:numPr>
          <w:ilvl w:val="0"/>
          <w:numId w:val="82"/>
        </w:numPr>
        <w:tabs>
          <w:tab w:val="clear" w:pos="1063"/>
          <w:tab w:val="num" w:pos="1097"/>
          <w:tab w:val="num" w:pos="1783"/>
        </w:tabs>
        <w:ind w:left="1440"/>
        <w:rPr>
          <w:bCs/>
          <w:color w:val="auto"/>
          <w:sz w:val="24"/>
          <w:szCs w:val="24"/>
        </w:rPr>
      </w:pPr>
      <w:r w:rsidRPr="00980EB2">
        <w:rPr>
          <w:bCs/>
          <w:color w:val="auto"/>
          <w:sz w:val="24"/>
          <w:szCs w:val="24"/>
          <w:u w:val="single"/>
        </w:rPr>
        <w:lastRenderedPageBreak/>
        <w:t>External Dependencies</w:t>
      </w:r>
      <w:r w:rsidRPr="00980EB2">
        <w:rPr>
          <w:bCs/>
          <w:color w:val="auto"/>
          <w:sz w:val="24"/>
          <w:szCs w:val="24"/>
        </w:rPr>
        <w:t xml:space="preserve">: Production code relies heavily on external APIs and databases. TDD allows for the </w:t>
      </w:r>
      <w:r w:rsidR="00B3398E" w:rsidRPr="00980EB2">
        <w:rPr>
          <w:bCs/>
          <w:color w:val="auto"/>
          <w:sz w:val="24"/>
          <w:szCs w:val="24"/>
        </w:rPr>
        <w:t xml:space="preserve">step-by-step </w:t>
      </w:r>
      <w:r w:rsidRPr="00980EB2">
        <w:rPr>
          <w:bCs/>
          <w:color w:val="auto"/>
          <w:sz w:val="24"/>
          <w:szCs w:val="24"/>
        </w:rPr>
        <w:t xml:space="preserve">introduction and </w:t>
      </w:r>
      <w:r w:rsidR="00980EB2" w:rsidRPr="00980EB2">
        <w:rPr>
          <w:bCs/>
          <w:color w:val="auto"/>
          <w:sz w:val="24"/>
          <w:szCs w:val="24"/>
        </w:rPr>
        <w:t>maintenance</w:t>
      </w:r>
      <w:r w:rsidR="00B3398E" w:rsidRPr="009805A2">
        <w:rPr>
          <w:bCs/>
          <w:color w:val="auto"/>
          <w:sz w:val="24"/>
          <w:szCs w:val="24"/>
        </w:rPr>
        <w:t xml:space="preserve"> </w:t>
      </w:r>
      <w:r w:rsidRPr="009805A2">
        <w:rPr>
          <w:bCs/>
          <w:color w:val="auto"/>
          <w:sz w:val="24"/>
          <w:szCs w:val="24"/>
        </w:rPr>
        <w:t>of these external dependencies, ensuring the core logic remains stable.</w:t>
      </w:r>
    </w:p>
    <w:p w14:paraId="6F3A27A3" w14:textId="77777777" w:rsidR="00287808" w:rsidRPr="009805A2" w:rsidRDefault="00287808" w:rsidP="009805A2">
      <w:pPr>
        <w:ind w:left="1063" w:firstLine="0"/>
        <w:rPr>
          <w:bCs/>
          <w:color w:val="auto"/>
          <w:sz w:val="24"/>
          <w:szCs w:val="24"/>
        </w:rPr>
      </w:pPr>
      <w:r w:rsidRPr="009805A2">
        <w:rPr>
          <w:b/>
          <w:color w:val="auto"/>
          <w:sz w:val="24"/>
          <w:szCs w:val="24"/>
          <w:u w:val="single"/>
        </w:rPr>
        <w:t>The Crucial Advantage</w:t>
      </w:r>
      <w:r w:rsidRPr="009805A2">
        <w:rPr>
          <w:bCs/>
          <w:color w:val="auto"/>
          <w:sz w:val="24"/>
          <w:szCs w:val="24"/>
        </w:rPr>
        <w:t>: Code Maintenance vs. Code Generation The most significant advantage of LLM-driven TDD is its impact on software maintenance. In traditional zero-shot generation, if a specification changes or a new bug is discovered, the LLM’s default behavior is to rewrite the entire file (Regeneration). In a production environment, this is catastrophic, as it overwrites human interventions, breaks external integrations, and introduces regression bugs.</w:t>
      </w:r>
    </w:p>
    <w:p w14:paraId="250F9127" w14:textId="5B4BD5EF" w:rsidR="00287808" w:rsidRPr="009805A2" w:rsidRDefault="00287808" w:rsidP="009805A2">
      <w:pPr>
        <w:ind w:left="1063" w:firstLine="0"/>
        <w:rPr>
          <w:bCs/>
          <w:color w:val="auto"/>
          <w:sz w:val="24"/>
          <w:szCs w:val="24"/>
        </w:rPr>
      </w:pPr>
      <w:r w:rsidRPr="009805A2">
        <w:rPr>
          <w:bCs/>
          <w:color w:val="auto"/>
          <w:sz w:val="24"/>
          <w:szCs w:val="24"/>
        </w:rPr>
        <w:t xml:space="preserve">By forcing the LLM into a TDD workflow, it acts as a "Code Maintainer" rather than a "Code Generator." The strict requirement to pass a new test without breaking previous </w:t>
      </w:r>
      <w:r w:rsidR="00142F41" w:rsidRPr="009805A2">
        <w:rPr>
          <w:bCs/>
          <w:color w:val="auto"/>
          <w:sz w:val="24"/>
          <w:szCs w:val="24"/>
        </w:rPr>
        <w:t xml:space="preserve">code </w:t>
      </w:r>
      <w:r w:rsidRPr="009805A2">
        <w:rPr>
          <w:bCs/>
          <w:color w:val="auto"/>
          <w:sz w:val="24"/>
          <w:szCs w:val="24"/>
        </w:rPr>
        <w:t xml:space="preserve">enforces incremental, non-destructive editing. The LLM surgically </w:t>
      </w:r>
      <w:r w:rsidR="00A46AC0" w:rsidRPr="009805A2">
        <w:rPr>
          <w:bCs/>
          <w:color w:val="auto"/>
          <w:sz w:val="24"/>
          <w:szCs w:val="24"/>
        </w:rPr>
        <w:t xml:space="preserve">changes </w:t>
      </w:r>
      <w:r w:rsidRPr="009805A2">
        <w:rPr>
          <w:bCs/>
          <w:color w:val="auto"/>
          <w:sz w:val="24"/>
          <w:szCs w:val="24"/>
        </w:rPr>
        <w:t>only the necessary lines of code, ensuring long-term project stability.</w:t>
      </w:r>
    </w:p>
    <w:p w14:paraId="61403F3C" w14:textId="26A1FF8D" w:rsidR="00287808" w:rsidRPr="009805A2" w:rsidRDefault="00A27C45" w:rsidP="009805A2">
      <w:pPr>
        <w:ind w:left="0" w:firstLine="0"/>
        <w:rPr>
          <w:b/>
          <w:bCs/>
          <w:color w:val="auto"/>
          <w:sz w:val="24"/>
          <w:szCs w:val="24"/>
        </w:rPr>
      </w:pPr>
      <w:r w:rsidRPr="009805A2">
        <w:rPr>
          <w:b/>
          <w:bCs/>
          <w:color w:val="auto"/>
          <w:sz w:val="24"/>
          <w:szCs w:val="24"/>
        </w:rPr>
        <w:t xml:space="preserve">           </w:t>
      </w:r>
      <w:r w:rsidR="00A52E4D" w:rsidRPr="009805A2">
        <w:rPr>
          <w:color w:val="auto"/>
          <w:sz w:val="24"/>
          <w:szCs w:val="24"/>
        </w:rPr>
        <w:t>2.1</w:t>
      </w:r>
      <w:r w:rsidR="00A52E4D">
        <w:rPr>
          <w:b/>
          <w:bCs/>
          <w:color w:val="auto"/>
          <w:sz w:val="24"/>
          <w:szCs w:val="24"/>
        </w:rPr>
        <w:t xml:space="preserve">. </w:t>
      </w:r>
      <w:r w:rsidRPr="009805A2">
        <w:rPr>
          <w:b/>
          <w:bCs/>
          <w:color w:val="auto"/>
          <w:sz w:val="24"/>
          <w:szCs w:val="24"/>
        </w:rPr>
        <w:t xml:space="preserve"> </w:t>
      </w:r>
      <w:r w:rsidR="00287808" w:rsidRPr="009805A2">
        <w:rPr>
          <w:b/>
          <w:bCs/>
          <w:color w:val="auto"/>
          <w:sz w:val="24"/>
          <w:szCs w:val="24"/>
        </w:rPr>
        <w:t xml:space="preserve">Context Management and </w:t>
      </w:r>
      <w:proofErr w:type="gramStart"/>
      <w:r w:rsidR="00287808" w:rsidRPr="009805A2">
        <w:rPr>
          <w:b/>
          <w:bCs/>
          <w:color w:val="auto"/>
          <w:sz w:val="24"/>
          <w:szCs w:val="24"/>
        </w:rPr>
        <w:t>The</w:t>
      </w:r>
      <w:proofErr w:type="gramEnd"/>
      <w:r w:rsidR="00287808" w:rsidRPr="009805A2">
        <w:rPr>
          <w:b/>
          <w:bCs/>
          <w:color w:val="auto"/>
          <w:sz w:val="24"/>
          <w:szCs w:val="24"/>
        </w:rPr>
        <w:t xml:space="preserve"> "Engine Switch" Challenge</w:t>
      </w:r>
    </w:p>
    <w:p w14:paraId="5EF52241" w14:textId="4D2E59C7" w:rsidR="0061772A" w:rsidRPr="00813381" w:rsidRDefault="00287808" w:rsidP="009805A2">
      <w:pPr>
        <w:ind w:left="1080" w:firstLine="0"/>
        <w:rPr>
          <w:bCs/>
          <w:color w:val="auto"/>
          <w:sz w:val="24"/>
          <w:szCs w:val="24"/>
        </w:rPr>
      </w:pPr>
      <w:r w:rsidRPr="009805A2">
        <w:rPr>
          <w:bCs/>
          <w:color w:val="auto"/>
          <w:sz w:val="24"/>
          <w:szCs w:val="24"/>
        </w:rPr>
        <w:t xml:space="preserve">Effectively utilizing an LLM as an autonomous agent requires "teaching" the </w:t>
      </w:r>
      <w:r w:rsidR="0061772A" w:rsidRPr="00813381">
        <w:rPr>
          <w:bCs/>
          <w:color w:val="auto"/>
          <w:sz w:val="24"/>
          <w:szCs w:val="24"/>
        </w:rPr>
        <w:t>model of</w:t>
      </w:r>
      <w:r w:rsidRPr="009805A2">
        <w:rPr>
          <w:bCs/>
          <w:color w:val="auto"/>
          <w:sz w:val="24"/>
          <w:szCs w:val="24"/>
        </w:rPr>
        <w:t xml:space="preserve"> how to operate within a TDD framework. This is not achieved through traditional model fine-tuning, but rather through highly structured Context Injection. In every iteration, the LLM is provided with a consistent "knowledge envelope" consisting of: </w:t>
      </w:r>
    </w:p>
    <w:p w14:paraId="79D34B14" w14:textId="44802F95" w:rsidR="00B96C93" w:rsidRPr="00813381" w:rsidRDefault="00B96C93" w:rsidP="009805A2">
      <w:pPr>
        <w:pStyle w:val="ListParagraph"/>
        <w:numPr>
          <w:ilvl w:val="0"/>
          <w:numId w:val="88"/>
        </w:numPr>
        <w:ind w:left="1800"/>
        <w:rPr>
          <w:bCs/>
          <w:color w:val="auto"/>
          <w:sz w:val="24"/>
          <w:szCs w:val="24"/>
        </w:rPr>
      </w:pPr>
      <w:r w:rsidRPr="00813381">
        <w:rPr>
          <w:bCs/>
          <w:color w:val="auto"/>
          <w:sz w:val="24"/>
          <w:szCs w:val="24"/>
        </w:rPr>
        <w:t>T</w:t>
      </w:r>
      <w:r w:rsidRPr="009805A2">
        <w:rPr>
          <w:bCs/>
          <w:color w:val="auto"/>
          <w:sz w:val="24"/>
          <w:szCs w:val="24"/>
        </w:rPr>
        <w:t xml:space="preserve">he </w:t>
      </w:r>
      <w:r w:rsidR="00287808" w:rsidRPr="009805A2">
        <w:rPr>
          <w:bCs/>
          <w:color w:val="auto"/>
          <w:sz w:val="24"/>
          <w:szCs w:val="24"/>
        </w:rPr>
        <w:t>immutable Specification, the current State of the code, and</w:t>
      </w:r>
    </w:p>
    <w:p w14:paraId="78C6D83B" w14:textId="48261611" w:rsidR="00287808" w:rsidRPr="009805A2" w:rsidRDefault="00287808" w:rsidP="009805A2">
      <w:pPr>
        <w:pStyle w:val="ListParagraph"/>
        <w:numPr>
          <w:ilvl w:val="0"/>
          <w:numId w:val="88"/>
        </w:numPr>
        <w:ind w:left="1800"/>
        <w:rPr>
          <w:bCs/>
          <w:color w:val="auto"/>
          <w:sz w:val="24"/>
          <w:szCs w:val="24"/>
        </w:rPr>
      </w:pPr>
      <w:r w:rsidRPr="009805A2">
        <w:rPr>
          <w:bCs/>
          <w:color w:val="auto"/>
          <w:sz w:val="24"/>
          <w:szCs w:val="24"/>
        </w:rPr>
        <w:t>Execution Feedback (the exact compiler errors or test failures).</w:t>
      </w:r>
    </w:p>
    <w:p w14:paraId="7F623DCD" w14:textId="7252704F" w:rsidR="00287808" w:rsidRPr="009805A2" w:rsidRDefault="00287808" w:rsidP="009805A2">
      <w:pPr>
        <w:ind w:left="1080" w:firstLine="0"/>
        <w:rPr>
          <w:bCs/>
          <w:color w:val="auto"/>
          <w:sz w:val="24"/>
          <w:szCs w:val="24"/>
        </w:rPr>
      </w:pPr>
      <w:r w:rsidRPr="009805A2">
        <w:rPr>
          <w:bCs/>
          <w:color w:val="auto"/>
          <w:sz w:val="24"/>
          <w:szCs w:val="24"/>
        </w:rPr>
        <w:t xml:space="preserve">However, maintaining this context creates a significant technological </w:t>
      </w:r>
      <w:r w:rsidR="00430A5D" w:rsidRPr="00813381">
        <w:rPr>
          <w:bCs/>
          <w:color w:val="auto"/>
          <w:sz w:val="24"/>
          <w:szCs w:val="24"/>
        </w:rPr>
        <w:t>obstacle</w:t>
      </w:r>
      <w:r w:rsidRPr="009805A2">
        <w:rPr>
          <w:bCs/>
          <w:color w:val="auto"/>
          <w:sz w:val="24"/>
          <w:szCs w:val="24"/>
        </w:rPr>
        <w:t>: The Engine Switch Challenge. A robust LLM-based coding tool should be model-agnostic, allowing developers to switch underlying engines (e.g., from OpenAI to Anthropic) mid-project to leverage different model strengths. Because a new LLM lacks the chat history of the previous model, it loses the architectural context and coding philosophy established in prior steps.</w:t>
      </w:r>
    </w:p>
    <w:p w14:paraId="48592FDB" w14:textId="7CA2C9AC" w:rsidR="00DE6E92" w:rsidRDefault="00287808">
      <w:pPr>
        <w:ind w:left="1080" w:firstLine="0"/>
        <w:rPr>
          <w:bCs/>
          <w:color w:val="auto"/>
        </w:rPr>
      </w:pPr>
      <w:r w:rsidRPr="009805A2">
        <w:rPr>
          <w:bCs/>
          <w:color w:val="auto"/>
          <w:sz w:val="24"/>
          <w:szCs w:val="24"/>
        </w:rPr>
        <w:t xml:space="preserve">To solve this, the architecture of our methodology relies on "External </w:t>
      </w:r>
      <w:r w:rsidR="0041780C" w:rsidRPr="009805A2">
        <w:rPr>
          <w:bCs/>
          <w:color w:val="auto"/>
          <w:sz w:val="24"/>
          <w:szCs w:val="24"/>
        </w:rPr>
        <w:t>Memory</w:t>
      </w:r>
      <w:r w:rsidR="0041780C" w:rsidRPr="0041780C">
        <w:rPr>
          <w:bCs/>
          <w:color w:val="auto"/>
          <w:sz w:val="24"/>
          <w:szCs w:val="24"/>
        </w:rPr>
        <w:t xml:space="preserve"> “</w:t>
      </w:r>
      <w:r w:rsidR="00327011" w:rsidRPr="0041780C">
        <w:rPr>
          <w:bCs/>
          <w:color w:val="auto"/>
          <w:sz w:val="24"/>
          <w:szCs w:val="24"/>
        </w:rPr>
        <w:t>.</w:t>
      </w:r>
      <w:r w:rsidR="00327011" w:rsidRPr="00813381">
        <w:rPr>
          <w:bCs/>
          <w:color w:val="auto"/>
          <w:sz w:val="24"/>
          <w:szCs w:val="24"/>
        </w:rPr>
        <w:t xml:space="preserve"> </w:t>
      </w:r>
      <w:r w:rsidRPr="00813381">
        <w:rPr>
          <w:bCs/>
          <w:color w:val="auto"/>
          <w:sz w:val="24"/>
          <w:szCs w:val="24"/>
        </w:rPr>
        <w:t xml:space="preserve">Rather than passing raw chat logs to the new model, the environment generates a continuous Changes.md file (a changelog). When the engine is switched, the new agent is injected with the Specification, the current codebase, and this </w:t>
      </w:r>
      <w:proofErr w:type="gramStart"/>
      <w:r w:rsidRPr="00813381">
        <w:rPr>
          <w:bCs/>
          <w:color w:val="auto"/>
          <w:sz w:val="24"/>
          <w:szCs w:val="24"/>
        </w:rPr>
        <w:t>abstracted</w:t>
      </w:r>
      <w:proofErr w:type="gramEnd"/>
      <w:r w:rsidRPr="00813381">
        <w:rPr>
          <w:bCs/>
          <w:color w:val="auto"/>
          <w:sz w:val="24"/>
          <w:szCs w:val="24"/>
        </w:rPr>
        <w:t xml:space="preserve"> changelog. This allows the newly deployed LLM to instantly align with the project's historical context and resume the incremental TDD loop seamlessly</w:t>
      </w:r>
      <w:r w:rsidRPr="00813381">
        <w:rPr>
          <w:bCs/>
          <w:color w:val="auto"/>
        </w:rPr>
        <w:t>.</w:t>
      </w:r>
    </w:p>
    <w:p w14:paraId="38ADBD9E" w14:textId="77777777" w:rsidR="000664C6" w:rsidRDefault="000664C6">
      <w:pPr>
        <w:ind w:left="1080" w:firstLine="0"/>
        <w:rPr>
          <w:bCs/>
          <w:color w:val="auto"/>
        </w:rPr>
      </w:pPr>
    </w:p>
    <w:p w14:paraId="67D3335F" w14:textId="77777777" w:rsidR="000664C6" w:rsidRDefault="000664C6">
      <w:pPr>
        <w:ind w:left="1080" w:firstLine="0"/>
        <w:rPr>
          <w:bCs/>
          <w:color w:val="auto"/>
        </w:rPr>
      </w:pPr>
    </w:p>
    <w:p w14:paraId="47D7BE20" w14:textId="6175B4F8" w:rsidR="00782C22" w:rsidRPr="00813381" w:rsidRDefault="00A52E4D" w:rsidP="00782C22">
      <w:pPr>
        <w:ind w:firstLine="0"/>
        <w:rPr>
          <w:rFonts w:asciiTheme="majorBidi" w:hAnsiTheme="majorBidi" w:cstheme="majorBidi"/>
          <w:b/>
          <w:bCs/>
          <w:color w:val="auto"/>
          <w:sz w:val="24"/>
          <w:szCs w:val="24"/>
        </w:rPr>
      </w:pPr>
      <w:r w:rsidRPr="00813381">
        <w:rPr>
          <w:rFonts w:asciiTheme="majorBidi" w:hAnsiTheme="majorBidi" w:cstheme="majorBidi"/>
          <w:color w:val="auto"/>
          <w:sz w:val="24"/>
          <w:szCs w:val="24"/>
        </w:rPr>
        <w:t>2.2.</w:t>
      </w:r>
      <w:r>
        <w:rPr>
          <w:rFonts w:asciiTheme="majorBidi" w:hAnsiTheme="majorBidi" w:cstheme="majorBidi"/>
          <w:b/>
          <w:bCs/>
          <w:color w:val="auto"/>
          <w:sz w:val="24"/>
          <w:szCs w:val="24"/>
        </w:rPr>
        <w:t xml:space="preserve"> </w:t>
      </w:r>
      <w:r w:rsidR="00782C22" w:rsidRPr="00813381">
        <w:rPr>
          <w:rFonts w:asciiTheme="majorBidi" w:hAnsiTheme="majorBidi" w:cstheme="majorBidi"/>
          <w:b/>
          <w:bCs/>
          <w:color w:val="auto"/>
          <w:sz w:val="24"/>
          <w:szCs w:val="24"/>
        </w:rPr>
        <w:t>Agent Training, Boundary Setting, and Iterative Prompt Engineering</w:t>
      </w:r>
    </w:p>
    <w:p w14:paraId="3AA5A339" w14:textId="77777777" w:rsidR="00782C22" w:rsidRPr="00813381" w:rsidRDefault="00782C22" w:rsidP="00813381">
      <w:pPr>
        <w:ind w:left="1440" w:firstLine="0"/>
        <w:rPr>
          <w:rFonts w:asciiTheme="majorBidi" w:hAnsiTheme="majorBidi" w:cstheme="majorBidi"/>
          <w:bCs/>
          <w:color w:val="auto"/>
          <w:sz w:val="24"/>
          <w:szCs w:val="24"/>
        </w:rPr>
      </w:pPr>
      <w:r w:rsidRPr="00813381">
        <w:rPr>
          <w:rFonts w:asciiTheme="majorBidi" w:hAnsiTheme="majorBidi" w:cstheme="majorBidi"/>
          <w:bCs/>
          <w:color w:val="auto"/>
          <w:sz w:val="24"/>
          <w:szCs w:val="24"/>
        </w:rPr>
        <w:t>Treating an LLM as a strategic engineering partner rather than a simple code-generation shortcut requires establishing firm operational boundaries. During the experiment, it became evident that the AI agent required continuous, iterative feedback to align perfectly with the strict rules of Test-Driven Development (TDD). We documented a clear evolution in the agent’s behavior—from violating constraints to proactively requesting human permission—by utilizing iterative prompt engineering.</w:t>
      </w:r>
    </w:p>
    <w:p w14:paraId="7F739420" w14:textId="77777777" w:rsidR="00782C22" w:rsidRPr="00813381" w:rsidRDefault="00782C22" w:rsidP="00813381">
      <w:pPr>
        <w:ind w:left="1440" w:firstLine="0"/>
        <w:rPr>
          <w:rFonts w:asciiTheme="majorBidi" w:hAnsiTheme="majorBidi" w:cstheme="majorBidi"/>
          <w:bCs/>
          <w:color w:val="auto"/>
          <w:sz w:val="24"/>
          <w:szCs w:val="24"/>
        </w:rPr>
      </w:pPr>
      <w:r w:rsidRPr="00813381">
        <w:rPr>
          <w:rFonts w:asciiTheme="majorBidi" w:hAnsiTheme="majorBidi" w:cstheme="majorBidi"/>
          <w:b/>
          <w:bCs/>
          <w:color w:val="auto"/>
          <w:sz w:val="24"/>
          <w:szCs w:val="24"/>
        </w:rPr>
        <w:lastRenderedPageBreak/>
        <w:t>1. Establishing the Operational Protocol</w:t>
      </w:r>
      <w:r w:rsidRPr="00813381">
        <w:rPr>
          <w:rFonts w:asciiTheme="majorBidi" w:hAnsiTheme="majorBidi" w:cstheme="majorBidi"/>
          <w:bCs/>
          <w:color w:val="auto"/>
          <w:sz w:val="24"/>
          <w:szCs w:val="24"/>
        </w:rPr>
        <w:t xml:space="preserve"> To automate the workflow while maintaining control, we defined a deterministic macro-command. The agent was instructed that whenever the command </w:t>
      </w:r>
      <w:r w:rsidRPr="00813381">
        <w:rPr>
          <w:rFonts w:asciiTheme="majorBidi" w:hAnsiTheme="majorBidi" w:cstheme="majorBidi"/>
          <w:bCs/>
          <w:i/>
          <w:iCs/>
          <w:color w:val="auto"/>
          <w:sz w:val="24"/>
          <w:szCs w:val="24"/>
        </w:rPr>
        <w:t>"run the tests"</w:t>
      </w:r>
      <w:r w:rsidRPr="00813381">
        <w:rPr>
          <w:rFonts w:asciiTheme="majorBidi" w:hAnsiTheme="majorBidi" w:cstheme="majorBidi"/>
          <w:bCs/>
          <w:color w:val="auto"/>
          <w:sz w:val="24"/>
          <w:szCs w:val="24"/>
        </w:rPr>
        <w:t xml:space="preserve"> was issued, it must execute a strict six-step pipeline:</w:t>
      </w:r>
    </w:p>
    <w:p w14:paraId="10068856" w14:textId="77777777" w:rsidR="00782C22" w:rsidRPr="00813381" w:rsidRDefault="00782C22" w:rsidP="00813381">
      <w:pPr>
        <w:numPr>
          <w:ilvl w:val="0"/>
          <w:numId w:val="83"/>
        </w:numPr>
        <w:tabs>
          <w:tab w:val="clear" w:pos="1063"/>
          <w:tab w:val="num" w:pos="1457"/>
          <w:tab w:val="num" w:pos="1783"/>
        </w:tabs>
        <w:ind w:left="1800"/>
        <w:rPr>
          <w:rFonts w:asciiTheme="majorBidi" w:hAnsiTheme="majorBidi" w:cstheme="majorBidi"/>
          <w:bCs/>
          <w:color w:val="auto"/>
          <w:sz w:val="24"/>
          <w:szCs w:val="24"/>
        </w:rPr>
      </w:pPr>
      <w:r w:rsidRPr="00813381">
        <w:rPr>
          <w:rFonts w:asciiTheme="majorBidi" w:hAnsiTheme="majorBidi" w:cstheme="majorBidi"/>
          <w:bCs/>
          <w:color w:val="auto"/>
          <w:sz w:val="24"/>
          <w:szCs w:val="24"/>
        </w:rPr>
        <w:t>Check Specification.txt to understand requirements and constraints, strictly avoiding unlisted additions.</w:t>
      </w:r>
    </w:p>
    <w:p w14:paraId="65A916B1" w14:textId="77777777" w:rsidR="00782C22" w:rsidRPr="00813381" w:rsidRDefault="00782C22" w:rsidP="00813381">
      <w:pPr>
        <w:numPr>
          <w:ilvl w:val="0"/>
          <w:numId w:val="83"/>
        </w:numPr>
        <w:tabs>
          <w:tab w:val="clear" w:pos="1063"/>
          <w:tab w:val="num" w:pos="1457"/>
          <w:tab w:val="num" w:pos="1783"/>
        </w:tabs>
        <w:ind w:left="1800"/>
        <w:rPr>
          <w:rFonts w:asciiTheme="majorBidi" w:hAnsiTheme="majorBidi" w:cstheme="majorBidi"/>
          <w:bCs/>
          <w:color w:val="auto"/>
          <w:sz w:val="24"/>
          <w:szCs w:val="24"/>
        </w:rPr>
      </w:pPr>
      <w:r w:rsidRPr="00813381">
        <w:rPr>
          <w:rFonts w:asciiTheme="majorBidi" w:hAnsiTheme="majorBidi" w:cstheme="majorBidi"/>
          <w:bCs/>
          <w:color w:val="auto"/>
          <w:sz w:val="24"/>
          <w:szCs w:val="24"/>
        </w:rPr>
        <w:t>Run compilation and tests.</w:t>
      </w:r>
    </w:p>
    <w:p w14:paraId="22D88122" w14:textId="77777777" w:rsidR="00782C22" w:rsidRPr="00813381" w:rsidRDefault="00782C22" w:rsidP="00813381">
      <w:pPr>
        <w:numPr>
          <w:ilvl w:val="0"/>
          <w:numId w:val="83"/>
        </w:numPr>
        <w:tabs>
          <w:tab w:val="clear" w:pos="1063"/>
          <w:tab w:val="num" w:pos="1457"/>
          <w:tab w:val="num" w:pos="1783"/>
        </w:tabs>
        <w:ind w:left="1800"/>
        <w:rPr>
          <w:rFonts w:asciiTheme="majorBidi" w:hAnsiTheme="majorBidi" w:cstheme="majorBidi"/>
          <w:bCs/>
          <w:color w:val="auto"/>
          <w:sz w:val="24"/>
          <w:szCs w:val="24"/>
        </w:rPr>
      </w:pPr>
      <w:r w:rsidRPr="00813381">
        <w:rPr>
          <w:rFonts w:asciiTheme="majorBidi" w:hAnsiTheme="majorBidi" w:cstheme="majorBidi"/>
          <w:bCs/>
          <w:color w:val="auto"/>
          <w:sz w:val="24"/>
          <w:szCs w:val="24"/>
        </w:rPr>
        <w:t>Report any errors or failures.</w:t>
      </w:r>
    </w:p>
    <w:p w14:paraId="66DEC05A" w14:textId="77777777" w:rsidR="00782C22" w:rsidRPr="00813381" w:rsidRDefault="00782C22" w:rsidP="00813381">
      <w:pPr>
        <w:numPr>
          <w:ilvl w:val="0"/>
          <w:numId w:val="83"/>
        </w:numPr>
        <w:tabs>
          <w:tab w:val="clear" w:pos="1063"/>
          <w:tab w:val="num" w:pos="1457"/>
          <w:tab w:val="num" w:pos="1783"/>
        </w:tabs>
        <w:ind w:left="1800"/>
        <w:rPr>
          <w:rFonts w:asciiTheme="majorBidi" w:hAnsiTheme="majorBidi" w:cstheme="majorBidi"/>
          <w:bCs/>
          <w:color w:val="auto"/>
          <w:sz w:val="24"/>
          <w:szCs w:val="24"/>
        </w:rPr>
      </w:pPr>
      <w:r w:rsidRPr="00813381">
        <w:rPr>
          <w:rFonts w:asciiTheme="majorBidi" w:hAnsiTheme="majorBidi" w:cstheme="majorBidi"/>
          <w:bCs/>
          <w:color w:val="auto"/>
          <w:sz w:val="24"/>
          <w:szCs w:val="24"/>
        </w:rPr>
        <w:t>Automatically fix failures.</w:t>
      </w:r>
    </w:p>
    <w:p w14:paraId="0A863615" w14:textId="77777777" w:rsidR="00782C22" w:rsidRPr="00813381" w:rsidRDefault="00782C22" w:rsidP="00813381">
      <w:pPr>
        <w:numPr>
          <w:ilvl w:val="0"/>
          <w:numId w:val="83"/>
        </w:numPr>
        <w:tabs>
          <w:tab w:val="clear" w:pos="1063"/>
          <w:tab w:val="num" w:pos="1457"/>
          <w:tab w:val="num" w:pos="1783"/>
        </w:tabs>
        <w:ind w:left="1800"/>
        <w:rPr>
          <w:rFonts w:asciiTheme="majorBidi" w:hAnsiTheme="majorBidi" w:cstheme="majorBidi"/>
          <w:bCs/>
          <w:color w:val="auto"/>
          <w:sz w:val="24"/>
          <w:szCs w:val="24"/>
        </w:rPr>
      </w:pPr>
      <w:r w:rsidRPr="00813381">
        <w:rPr>
          <w:rFonts w:asciiTheme="majorBidi" w:hAnsiTheme="majorBidi" w:cstheme="majorBidi"/>
          <w:bCs/>
          <w:color w:val="auto"/>
          <w:sz w:val="24"/>
          <w:szCs w:val="24"/>
        </w:rPr>
        <w:t>Update Changes.md with detailed documentation of the failure and resolution.</w:t>
      </w:r>
    </w:p>
    <w:p w14:paraId="59D580FE" w14:textId="77777777" w:rsidR="00782C22" w:rsidRPr="00813381" w:rsidRDefault="00782C22" w:rsidP="00813381">
      <w:pPr>
        <w:numPr>
          <w:ilvl w:val="0"/>
          <w:numId w:val="83"/>
        </w:numPr>
        <w:tabs>
          <w:tab w:val="clear" w:pos="1063"/>
          <w:tab w:val="num" w:pos="1457"/>
          <w:tab w:val="num" w:pos="1783"/>
        </w:tabs>
        <w:ind w:left="1800"/>
        <w:rPr>
          <w:rFonts w:asciiTheme="majorBidi" w:hAnsiTheme="majorBidi" w:cstheme="majorBidi"/>
          <w:bCs/>
          <w:color w:val="auto"/>
          <w:sz w:val="24"/>
          <w:szCs w:val="24"/>
        </w:rPr>
      </w:pPr>
      <w:r w:rsidRPr="00813381">
        <w:rPr>
          <w:rFonts w:asciiTheme="majorBidi" w:hAnsiTheme="majorBidi" w:cstheme="majorBidi"/>
          <w:bCs/>
          <w:color w:val="auto"/>
          <w:sz w:val="24"/>
          <w:szCs w:val="24"/>
        </w:rPr>
        <w:t>Use proper SEARCH/REPLACE blocks for precise code alterations.</w:t>
      </w:r>
    </w:p>
    <w:p w14:paraId="6EC28768" w14:textId="77777777" w:rsidR="00782C22" w:rsidRPr="00813381" w:rsidRDefault="00782C22" w:rsidP="00813381">
      <w:pPr>
        <w:ind w:left="1440" w:firstLine="0"/>
        <w:rPr>
          <w:rFonts w:asciiTheme="majorBidi" w:hAnsiTheme="majorBidi" w:cstheme="majorBidi"/>
          <w:bCs/>
          <w:color w:val="auto"/>
          <w:sz w:val="24"/>
          <w:szCs w:val="24"/>
        </w:rPr>
      </w:pPr>
      <w:r w:rsidRPr="00813381">
        <w:rPr>
          <w:rFonts w:asciiTheme="majorBidi" w:hAnsiTheme="majorBidi" w:cstheme="majorBidi"/>
          <w:b/>
          <w:bCs/>
          <w:color w:val="auto"/>
          <w:sz w:val="24"/>
          <w:szCs w:val="24"/>
        </w:rPr>
        <w:t>2. Boundary Enforcement and Correcting Overreach</w:t>
      </w:r>
      <w:r w:rsidRPr="00813381">
        <w:rPr>
          <w:rFonts w:asciiTheme="majorBidi" w:hAnsiTheme="majorBidi" w:cstheme="majorBidi"/>
          <w:bCs/>
          <w:color w:val="auto"/>
          <w:sz w:val="24"/>
          <w:szCs w:val="24"/>
        </w:rPr>
        <w:t xml:space="preserve"> Despite these explicit instructions, the LLM initially exhibited an optimization bias. During the </w:t>
      </w:r>
      <w:proofErr w:type="spellStart"/>
      <w:r w:rsidRPr="00813381">
        <w:rPr>
          <w:rFonts w:asciiTheme="majorBidi" w:hAnsiTheme="majorBidi" w:cstheme="majorBidi"/>
          <w:bCs/>
          <w:color w:val="auto"/>
          <w:sz w:val="24"/>
          <w:szCs w:val="24"/>
        </w:rPr>
        <w:t>MoneyBag</w:t>
      </w:r>
      <w:proofErr w:type="spellEnd"/>
      <w:r w:rsidRPr="00813381">
        <w:rPr>
          <w:rFonts w:asciiTheme="majorBidi" w:hAnsiTheme="majorBidi" w:cstheme="majorBidi"/>
          <w:bCs/>
          <w:color w:val="auto"/>
          <w:sz w:val="24"/>
          <w:szCs w:val="24"/>
        </w:rPr>
        <w:t xml:space="preserve"> implementation phase, a test implicitly required content-based equality. The LLM autonomously generated an </w:t>
      </w:r>
      <w:proofErr w:type="gramStart"/>
      <w:r w:rsidRPr="00813381">
        <w:rPr>
          <w:rFonts w:asciiTheme="majorBidi" w:hAnsiTheme="majorBidi" w:cstheme="majorBidi"/>
          <w:bCs/>
          <w:color w:val="auto"/>
          <w:sz w:val="24"/>
          <w:szCs w:val="24"/>
        </w:rPr>
        <w:t>equals(</w:t>
      </w:r>
      <w:proofErr w:type="gramEnd"/>
      <w:r w:rsidRPr="00813381">
        <w:rPr>
          <w:rFonts w:asciiTheme="majorBidi" w:hAnsiTheme="majorBidi" w:cstheme="majorBidi"/>
          <w:bCs/>
          <w:color w:val="auto"/>
          <w:sz w:val="24"/>
          <w:szCs w:val="24"/>
        </w:rPr>
        <w:t xml:space="preserve">Object </w:t>
      </w:r>
      <w:proofErr w:type="spellStart"/>
      <w:r w:rsidRPr="00813381">
        <w:rPr>
          <w:rFonts w:asciiTheme="majorBidi" w:hAnsiTheme="majorBidi" w:cstheme="majorBidi"/>
          <w:bCs/>
          <w:color w:val="auto"/>
          <w:sz w:val="24"/>
          <w:szCs w:val="24"/>
        </w:rPr>
        <w:t>anObject</w:t>
      </w:r>
      <w:proofErr w:type="spellEnd"/>
      <w:r w:rsidRPr="00813381">
        <w:rPr>
          <w:rFonts w:asciiTheme="majorBidi" w:hAnsiTheme="majorBidi" w:cstheme="majorBidi"/>
          <w:bCs/>
          <w:color w:val="auto"/>
          <w:sz w:val="24"/>
          <w:szCs w:val="24"/>
        </w:rPr>
        <w:t>) method to pass the test, completely bypassing the fact that this method was not documented in Specification.txt.</w:t>
      </w:r>
    </w:p>
    <w:p w14:paraId="37D199A4" w14:textId="77777777" w:rsidR="00782C22" w:rsidRPr="00813381" w:rsidRDefault="00782C22" w:rsidP="00813381">
      <w:pPr>
        <w:ind w:left="1440" w:firstLine="0"/>
        <w:rPr>
          <w:rFonts w:asciiTheme="majorBidi" w:hAnsiTheme="majorBidi" w:cstheme="majorBidi"/>
          <w:bCs/>
          <w:color w:val="auto"/>
          <w:sz w:val="24"/>
          <w:szCs w:val="24"/>
        </w:rPr>
      </w:pPr>
      <w:r w:rsidRPr="00813381">
        <w:rPr>
          <w:rFonts w:asciiTheme="majorBidi" w:hAnsiTheme="majorBidi" w:cstheme="majorBidi"/>
          <w:bCs/>
          <w:color w:val="auto"/>
          <w:sz w:val="24"/>
          <w:szCs w:val="24"/>
        </w:rPr>
        <w:t>To enforce strict adherence to the specification over the desire to pass tests quickly, a hard boundary was manually injected into the agent's context:</w:t>
      </w:r>
    </w:p>
    <w:p w14:paraId="7F0001F7" w14:textId="77777777" w:rsidR="00782C22" w:rsidRPr="00813381" w:rsidRDefault="00782C22" w:rsidP="00813381">
      <w:pPr>
        <w:ind w:left="1440" w:firstLine="0"/>
        <w:rPr>
          <w:rFonts w:asciiTheme="majorBidi" w:hAnsiTheme="majorBidi" w:cstheme="majorBidi"/>
          <w:bCs/>
          <w:color w:val="auto"/>
          <w:sz w:val="24"/>
          <w:szCs w:val="24"/>
        </w:rPr>
      </w:pPr>
      <w:r w:rsidRPr="00813381">
        <w:rPr>
          <w:rFonts w:asciiTheme="majorBidi" w:hAnsiTheme="majorBidi" w:cstheme="majorBidi"/>
          <w:bCs/>
          <w:i/>
          <w:iCs/>
          <w:color w:val="auto"/>
          <w:sz w:val="24"/>
          <w:szCs w:val="24"/>
        </w:rPr>
        <w:t xml:space="preserve">"You added the public </w:t>
      </w:r>
      <w:proofErr w:type="spellStart"/>
      <w:r w:rsidRPr="00813381">
        <w:rPr>
          <w:rFonts w:asciiTheme="majorBidi" w:hAnsiTheme="majorBidi" w:cstheme="majorBidi"/>
          <w:bCs/>
          <w:i/>
          <w:iCs/>
          <w:color w:val="auto"/>
          <w:sz w:val="24"/>
          <w:szCs w:val="24"/>
        </w:rPr>
        <w:t>boolean</w:t>
      </w:r>
      <w:proofErr w:type="spellEnd"/>
      <w:r w:rsidRPr="00813381">
        <w:rPr>
          <w:rFonts w:asciiTheme="majorBidi" w:hAnsiTheme="majorBidi" w:cstheme="majorBidi"/>
          <w:bCs/>
          <w:i/>
          <w:iCs/>
          <w:color w:val="auto"/>
          <w:sz w:val="24"/>
          <w:szCs w:val="24"/>
        </w:rPr>
        <w:t xml:space="preserve"> </w:t>
      </w:r>
      <w:proofErr w:type="gramStart"/>
      <w:r w:rsidRPr="00813381">
        <w:rPr>
          <w:rFonts w:asciiTheme="majorBidi" w:hAnsiTheme="majorBidi" w:cstheme="majorBidi"/>
          <w:bCs/>
          <w:i/>
          <w:iCs/>
          <w:color w:val="auto"/>
          <w:sz w:val="24"/>
          <w:szCs w:val="24"/>
        </w:rPr>
        <w:t>equals(</w:t>
      </w:r>
      <w:proofErr w:type="gramEnd"/>
      <w:r w:rsidRPr="00813381">
        <w:rPr>
          <w:rFonts w:asciiTheme="majorBidi" w:hAnsiTheme="majorBidi" w:cstheme="majorBidi"/>
          <w:bCs/>
          <w:i/>
          <w:iCs/>
          <w:color w:val="auto"/>
          <w:sz w:val="24"/>
          <w:szCs w:val="24"/>
        </w:rPr>
        <w:t xml:space="preserve">Object </w:t>
      </w:r>
      <w:proofErr w:type="spellStart"/>
      <w:r w:rsidRPr="00813381">
        <w:rPr>
          <w:rFonts w:asciiTheme="majorBidi" w:hAnsiTheme="majorBidi" w:cstheme="majorBidi"/>
          <w:bCs/>
          <w:i/>
          <w:iCs/>
          <w:color w:val="auto"/>
          <w:sz w:val="24"/>
          <w:szCs w:val="24"/>
        </w:rPr>
        <w:t>anObject</w:t>
      </w:r>
      <w:proofErr w:type="spellEnd"/>
      <w:r w:rsidRPr="00813381">
        <w:rPr>
          <w:rFonts w:asciiTheme="majorBidi" w:hAnsiTheme="majorBidi" w:cstheme="majorBidi"/>
          <w:bCs/>
          <w:i/>
          <w:iCs/>
          <w:color w:val="auto"/>
          <w:sz w:val="24"/>
          <w:szCs w:val="24"/>
        </w:rPr>
        <w:t>) without my confirmation and its not mentioned in the Specification.txt. If something is not mentioned there you cannot add it without my confirmation, and that applies to all next steps in the future."</w:t>
      </w:r>
    </w:p>
    <w:p w14:paraId="3E585552" w14:textId="77777777" w:rsidR="00782C22" w:rsidRPr="00813381" w:rsidRDefault="00782C22" w:rsidP="00813381">
      <w:pPr>
        <w:ind w:left="1440" w:firstLine="0"/>
        <w:rPr>
          <w:rFonts w:asciiTheme="majorBidi" w:hAnsiTheme="majorBidi" w:cstheme="majorBidi"/>
          <w:bCs/>
          <w:color w:val="auto"/>
          <w:sz w:val="24"/>
          <w:szCs w:val="24"/>
        </w:rPr>
      </w:pPr>
      <w:r w:rsidRPr="00813381">
        <w:rPr>
          <w:rFonts w:asciiTheme="majorBidi" w:hAnsiTheme="majorBidi" w:cstheme="majorBidi"/>
          <w:b/>
          <w:bCs/>
          <w:color w:val="auto"/>
          <w:sz w:val="24"/>
          <w:szCs w:val="24"/>
        </w:rPr>
        <w:t>3. Demonstrated Agent Learning (Human-in-the-Loop)</w:t>
      </w:r>
      <w:r w:rsidRPr="00813381">
        <w:rPr>
          <w:rFonts w:asciiTheme="majorBidi" w:hAnsiTheme="majorBidi" w:cstheme="majorBidi"/>
          <w:bCs/>
          <w:color w:val="auto"/>
          <w:sz w:val="24"/>
          <w:szCs w:val="24"/>
        </w:rPr>
        <w:t xml:space="preserve"> The effectiveness of this real-time boundary setting was validated during a subsequent step. A new test was introduced that evaluated an </w:t>
      </w:r>
      <w:proofErr w:type="spellStart"/>
      <w:proofErr w:type="gramStart"/>
      <w:r w:rsidRPr="00813381">
        <w:rPr>
          <w:rFonts w:asciiTheme="majorBidi" w:hAnsiTheme="majorBidi" w:cstheme="majorBidi"/>
          <w:bCs/>
          <w:color w:val="auto"/>
          <w:sz w:val="24"/>
          <w:szCs w:val="24"/>
        </w:rPr>
        <w:t>isZero</w:t>
      </w:r>
      <w:proofErr w:type="spellEnd"/>
      <w:r w:rsidRPr="00813381">
        <w:rPr>
          <w:rFonts w:asciiTheme="majorBidi" w:hAnsiTheme="majorBidi" w:cstheme="majorBidi"/>
          <w:bCs/>
          <w:color w:val="auto"/>
          <w:sz w:val="24"/>
          <w:szCs w:val="24"/>
        </w:rPr>
        <w:t>(</w:t>
      </w:r>
      <w:proofErr w:type="gramEnd"/>
      <w:r w:rsidRPr="00813381">
        <w:rPr>
          <w:rFonts w:asciiTheme="majorBidi" w:hAnsiTheme="majorBidi" w:cstheme="majorBidi"/>
          <w:bCs/>
          <w:color w:val="auto"/>
          <w:sz w:val="24"/>
          <w:szCs w:val="24"/>
        </w:rPr>
        <w:t>) state, but the method was intentionally left out of Specification.txt.</w:t>
      </w:r>
    </w:p>
    <w:p w14:paraId="5DCDF68A" w14:textId="77777777" w:rsidR="00782C22" w:rsidRPr="00813381" w:rsidRDefault="00782C22" w:rsidP="00813381">
      <w:pPr>
        <w:ind w:left="1440" w:firstLine="0"/>
        <w:rPr>
          <w:rFonts w:asciiTheme="majorBidi" w:hAnsiTheme="majorBidi" w:cstheme="majorBidi"/>
          <w:bCs/>
          <w:color w:val="auto"/>
          <w:sz w:val="24"/>
          <w:szCs w:val="24"/>
        </w:rPr>
      </w:pPr>
      <w:r w:rsidRPr="00813381">
        <w:rPr>
          <w:rFonts w:asciiTheme="majorBidi" w:hAnsiTheme="majorBidi" w:cstheme="majorBidi"/>
          <w:bCs/>
          <w:color w:val="auto"/>
          <w:sz w:val="24"/>
          <w:szCs w:val="24"/>
        </w:rPr>
        <w:t>Instead of autonomously hallucinating the method to force a passing test as it had done previously, the LLM halted execution, analyzed the discrepancy, and proactively requested human intervention:</w:t>
      </w:r>
    </w:p>
    <w:p w14:paraId="4177FE79" w14:textId="77777777" w:rsidR="00782C22" w:rsidRPr="00813381" w:rsidRDefault="00782C22" w:rsidP="00813381">
      <w:pPr>
        <w:ind w:left="1440" w:firstLine="0"/>
        <w:rPr>
          <w:rFonts w:asciiTheme="majorBidi" w:hAnsiTheme="majorBidi" w:cstheme="majorBidi"/>
          <w:bCs/>
          <w:color w:val="auto"/>
          <w:sz w:val="24"/>
          <w:szCs w:val="24"/>
        </w:rPr>
      </w:pPr>
      <w:r w:rsidRPr="00813381">
        <w:rPr>
          <w:rFonts w:asciiTheme="majorBidi" w:hAnsiTheme="majorBidi" w:cstheme="majorBidi"/>
          <w:b/>
          <w:bCs/>
          <w:color w:val="auto"/>
          <w:sz w:val="24"/>
          <w:szCs w:val="24"/>
        </w:rPr>
        <w:t>Agent:</w:t>
      </w:r>
      <w:r w:rsidRPr="00813381">
        <w:rPr>
          <w:rFonts w:asciiTheme="majorBidi" w:hAnsiTheme="majorBidi" w:cstheme="majorBidi"/>
          <w:bCs/>
          <w:color w:val="auto"/>
          <w:sz w:val="24"/>
          <w:szCs w:val="24"/>
        </w:rPr>
        <w:t xml:space="preserve"> </w:t>
      </w:r>
      <w:r w:rsidRPr="00813381">
        <w:rPr>
          <w:rFonts w:asciiTheme="majorBidi" w:hAnsiTheme="majorBidi" w:cstheme="majorBidi"/>
          <w:bCs/>
          <w:i/>
          <w:iCs/>
          <w:color w:val="auto"/>
          <w:sz w:val="24"/>
          <w:szCs w:val="24"/>
        </w:rPr>
        <w:t xml:space="preserve">"Question: The test requires </w:t>
      </w:r>
      <w:proofErr w:type="spellStart"/>
      <w:proofErr w:type="gramStart"/>
      <w:r w:rsidRPr="00813381">
        <w:rPr>
          <w:rFonts w:asciiTheme="majorBidi" w:hAnsiTheme="majorBidi" w:cstheme="majorBidi"/>
          <w:bCs/>
          <w:i/>
          <w:iCs/>
          <w:color w:val="auto"/>
          <w:sz w:val="24"/>
          <w:szCs w:val="24"/>
        </w:rPr>
        <w:t>isZero</w:t>
      </w:r>
      <w:proofErr w:type="spellEnd"/>
      <w:r w:rsidRPr="00813381">
        <w:rPr>
          <w:rFonts w:asciiTheme="majorBidi" w:hAnsiTheme="majorBidi" w:cstheme="majorBidi"/>
          <w:bCs/>
          <w:i/>
          <w:iCs/>
          <w:color w:val="auto"/>
          <w:sz w:val="24"/>
          <w:szCs w:val="24"/>
        </w:rPr>
        <w:t>(</w:t>
      </w:r>
      <w:proofErr w:type="gramEnd"/>
      <w:r w:rsidRPr="00813381">
        <w:rPr>
          <w:rFonts w:asciiTheme="majorBidi" w:hAnsiTheme="majorBidi" w:cstheme="majorBidi"/>
          <w:bCs/>
          <w:i/>
          <w:iCs/>
          <w:color w:val="auto"/>
          <w:sz w:val="24"/>
          <w:szCs w:val="24"/>
        </w:rPr>
        <w:t xml:space="preserve">) method but it's not in Specification.txt. Should I: 1. Add </w:t>
      </w:r>
      <w:proofErr w:type="spellStart"/>
      <w:proofErr w:type="gramStart"/>
      <w:r w:rsidRPr="00813381">
        <w:rPr>
          <w:rFonts w:asciiTheme="majorBidi" w:hAnsiTheme="majorBidi" w:cstheme="majorBidi"/>
          <w:bCs/>
          <w:i/>
          <w:iCs/>
          <w:color w:val="auto"/>
          <w:sz w:val="24"/>
          <w:szCs w:val="24"/>
        </w:rPr>
        <w:t>isZero</w:t>
      </w:r>
      <w:proofErr w:type="spellEnd"/>
      <w:r w:rsidRPr="00813381">
        <w:rPr>
          <w:rFonts w:asciiTheme="majorBidi" w:hAnsiTheme="majorBidi" w:cstheme="majorBidi"/>
          <w:bCs/>
          <w:i/>
          <w:iCs/>
          <w:color w:val="auto"/>
          <w:sz w:val="24"/>
          <w:szCs w:val="24"/>
        </w:rPr>
        <w:t>(</w:t>
      </w:r>
      <w:proofErr w:type="gramEnd"/>
      <w:r w:rsidRPr="00813381">
        <w:rPr>
          <w:rFonts w:asciiTheme="majorBidi" w:hAnsiTheme="majorBidi" w:cstheme="majorBidi"/>
          <w:bCs/>
          <w:i/>
          <w:iCs/>
          <w:color w:val="auto"/>
          <w:sz w:val="24"/>
          <w:szCs w:val="24"/>
        </w:rPr>
        <w:t xml:space="preserve">) to the </w:t>
      </w:r>
      <w:proofErr w:type="spellStart"/>
      <w:r w:rsidRPr="00813381">
        <w:rPr>
          <w:rFonts w:asciiTheme="majorBidi" w:hAnsiTheme="majorBidi" w:cstheme="majorBidi"/>
          <w:bCs/>
          <w:i/>
          <w:iCs/>
          <w:color w:val="auto"/>
          <w:sz w:val="24"/>
          <w:szCs w:val="24"/>
        </w:rPr>
        <w:t>IMoney</w:t>
      </w:r>
      <w:proofErr w:type="spellEnd"/>
      <w:r w:rsidRPr="00813381">
        <w:rPr>
          <w:rFonts w:asciiTheme="majorBidi" w:hAnsiTheme="majorBidi" w:cstheme="majorBidi"/>
          <w:bCs/>
          <w:i/>
          <w:iCs/>
          <w:color w:val="auto"/>
          <w:sz w:val="24"/>
          <w:szCs w:val="24"/>
        </w:rPr>
        <w:t xml:space="preserve"> interface and implement it in both Money and </w:t>
      </w:r>
      <w:proofErr w:type="spellStart"/>
      <w:r w:rsidRPr="00813381">
        <w:rPr>
          <w:rFonts w:asciiTheme="majorBidi" w:hAnsiTheme="majorBidi" w:cstheme="majorBidi"/>
          <w:bCs/>
          <w:i/>
          <w:iCs/>
          <w:color w:val="auto"/>
          <w:sz w:val="24"/>
          <w:szCs w:val="24"/>
        </w:rPr>
        <w:t>MoneyBag</w:t>
      </w:r>
      <w:proofErr w:type="spellEnd"/>
      <w:r w:rsidRPr="00813381">
        <w:rPr>
          <w:rFonts w:asciiTheme="majorBidi" w:hAnsiTheme="majorBidi" w:cstheme="majorBidi"/>
          <w:bCs/>
          <w:i/>
          <w:iCs/>
          <w:color w:val="auto"/>
          <w:sz w:val="24"/>
          <w:szCs w:val="24"/>
        </w:rPr>
        <w:t xml:space="preserve"> classes? 2. Wait for you to update Specification.txt first? Please confirm before I proceed with any implementation."</w:t>
      </w:r>
    </w:p>
    <w:p w14:paraId="6A440140" w14:textId="1E810F2F" w:rsidR="0078205D" w:rsidRDefault="00782C22" w:rsidP="00A30F39">
      <w:pPr>
        <w:ind w:left="1440" w:firstLine="0"/>
        <w:rPr>
          <w:rFonts w:asciiTheme="majorBidi" w:hAnsiTheme="majorBidi" w:cstheme="majorBidi"/>
          <w:bCs/>
          <w:color w:val="auto"/>
          <w:sz w:val="24"/>
          <w:szCs w:val="24"/>
        </w:rPr>
      </w:pPr>
      <w:r w:rsidRPr="00813381">
        <w:rPr>
          <w:rFonts w:asciiTheme="majorBidi" w:hAnsiTheme="majorBidi" w:cstheme="majorBidi"/>
          <w:bCs/>
          <w:color w:val="auto"/>
          <w:sz w:val="24"/>
          <w:szCs w:val="24"/>
        </w:rPr>
        <w:t>The developer then updated the specification manually and approved the continuation of the pipeline. This interaction is academically significant because it proves that LLM-based agents can be successfully constrained by in-context behavioral corrections. By effectively utilizing a Human-in-the-Loop (HITL) feedback mechanism, the AI evolved from a reactive code generator into a disciplined participant in the TDD lifecycle.</w:t>
      </w:r>
    </w:p>
    <w:p w14:paraId="65D35E8C" w14:textId="77777777" w:rsidR="00460C83" w:rsidRPr="00813381" w:rsidRDefault="00460C83" w:rsidP="003F7428">
      <w:pPr>
        <w:ind w:left="0" w:firstLine="0"/>
        <w:rPr>
          <w:rFonts w:asciiTheme="majorBidi" w:hAnsiTheme="majorBidi" w:cstheme="majorBidi"/>
          <w:b/>
          <w:color w:val="auto"/>
          <w:sz w:val="24"/>
          <w:szCs w:val="24"/>
        </w:rPr>
      </w:pPr>
    </w:p>
    <w:p w14:paraId="5BCAB40F" w14:textId="6CC3E2FB" w:rsidR="00415AEF" w:rsidRPr="008953FB" w:rsidRDefault="00A52E4D" w:rsidP="00A9032C">
      <w:pPr>
        <w:ind w:left="720" w:firstLine="0"/>
        <w:rPr>
          <w:rFonts w:asciiTheme="majorBidi" w:hAnsiTheme="majorBidi" w:cstheme="majorBidi"/>
          <w:b/>
          <w:color w:val="auto"/>
          <w:sz w:val="24"/>
          <w:szCs w:val="24"/>
        </w:rPr>
      </w:pPr>
      <w:r w:rsidRPr="00813381">
        <w:rPr>
          <w:rFonts w:asciiTheme="majorBidi" w:hAnsiTheme="majorBidi" w:cstheme="majorBidi"/>
          <w:color w:val="auto"/>
          <w:sz w:val="24"/>
          <w:szCs w:val="24"/>
        </w:rPr>
        <w:t>2.3.</w:t>
      </w:r>
      <w:r>
        <w:rPr>
          <w:rFonts w:asciiTheme="majorBidi" w:hAnsiTheme="majorBidi" w:cstheme="majorBidi"/>
          <w:b/>
          <w:bCs/>
          <w:color w:val="auto"/>
          <w:sz w:val="24"/>
          <w:szCs w:val="24"/>
        </w:rPr>
        <w:t xml:space="preserve"> </w:t>
      </w:r>
      <w:r w:rsidR="004A4AE4">
        <w:rPr>
          <w:rFonts w:asciiTheme="majorBidi" w:hAnsiTheme="majorBidi" w:cstheme="majorBidi"/>
          <w:b/>
          <w:bCs/>
          <w:color w:val="auto"/>
          <w:sz w:val="24"/>
          <w:szCs w:val="24"/>
        </w:rPr>
        <w:t>Experiment</w:t>
      </w:r>
      <w:r w:rsidR="004A4AE4" w:rsidRPr="008953FB">
        <w:rPr>
          <w:rFonts w:asciiTheme="majorBidi" w:hAnsiTheme="majorBidi" w:cstheme="majorBidi"/>
          <w:b/>
          <w:bCs/>
          <w:color w:val="auto"/>
          <w:sz w:val="24"/>
          <w:szCs w:val="24"/>
        </w:rPr>
        <w:t xml:space="preserve"> </w:t>
      </w:r>
      <w:r w:rsidR="00BC0337" w:rsidRPr="008953FB">
        <w:rPr>
          <w:rFonts w:asciiTheme="majorBidi" w:hAnsiTheme="majorBidi" w:cstheme="majorBidi"/>
          <w:b/>
          <w:bCs/>
          <w:color w:val="auto"/>
          <w:sz w:val="24"/>
          <w:szCs w:val="24"/>
        </w:rPr>
        <w:t>1</w:t>
      </w:r>
      <w:r w:rsidR="000D160C" w:rsidRPr="008953FB">
        <w:rPr>
          <w:rFonts w:asciiTheme="majorBidi" w:hAnsiTheme="majorBidi" w:cstheme="majorBidi"/>
          <w:b/>
          <w:bCs/>
          <w:color w:val="auto"/>
          <w:sz w:val="24"/>
          <w:szCs w:val="24"/>
        </w:rPr>
        <w:t xml:space="preserve"> </w:t>
      </w:r>
      <w:r w:rsidR="00415AEF" w:rsidRPr="008953FB">
        <w:rPr>
          <w:rFonts w:asciiTheme="majorBidi" w:hAnsiTheme="majorBidi" w:cstheme="majorBidi"/>
          <w:b/>
          <w:bCs/>
          <w:color w:val="auto"/>
          <w:sz w:val="24"/>
          <w:szCs w:val="24"/>
        </w:rPr>
        <w:t>– Initial TDD &amp; AI Evaluation Using Aider</w:t>
      </w:r>
      <w:r w:rsidR="00265430" w:rsidRPr="008953FB">
        <w:rPr>
          <w:rFonts w:asciiTheme="majorBidi" w:hAnsiTheme="majorBidi" w:cstheme="majorBidi"/>
          <w:b/>
          <w:bCs/>
          <w:color w:val="auto"/>
          <w:sz w:val="24"/>
          <w:szCs w:val="24"/>
        </w:rPr>
        <w:t xml:space="preserve"> (</w:t>
      </w:r>
      <w:r w:rsidR="00433C8B" w:rsidRPr="008953FB">
        <w:rPr>
          <w:rFonts w:asciiTheme="majorBidi" w:hAnsiTheme="majorBidi" w:cstheme="majorBidi"/>
          <w:color w:val="auto"/>
          <w:sz w:val="24"/>
          <w:szCs w:val="24"/>
        </w:rPr>
        <w:t>OpenAI’s o3-mini model</w:t>
      </w:r>
      <w:r w:rsidR="00265430" w:rsidRPr="008953FB">
        <w:rPr>
          <w:rFonts w:asciiTheme="majorBidi" w:hAnsiTheme="majorBidi" w:cstheme="majorBidi"/>
          <w:b/>
          <w:bCs/>
          <w:color w:val="auto"/>
          <w:sz w:val="24"/>
          <w:szCs w:val="24"/>
        </w:rPr>
        <w:t>)</w:t>
      </w:r>
    </w:p>
    <w:p w14:paraId="67023B11" w14:textId="2BDF551C" w:rsidR="00415AEF" w:rsidRPr="008953FB" w:rsidRDefault="00DF2CA4" w:rsidP="00140D3F">
      <w:pPr>
        <w:ind w:left="1440" w:firstLine="0"/>
        <w:rPr>
          <w:rFonts w:asciiTheme="majorBidi" w:hAnsiTheme="majorBidi" w:cstheme="majorBidi"/>
          <w:b/>
          <w:color w:val="auto"/>
          <w:sz w:val="24"/>
          <w:szCs w:val="24"/>
        </w:rPr>
      </w:pPr>
      <w:r w:rsidRPr="00140D3F">
        <w:rPr>
          <w:rFonts w:asciiTheme="majorBidi" w:hAnsiTheme="majorBidi" w:cstheme="majorBidi"/>
          <w:color w:val="auto"/>
          <w:sz w:val="24"/>
          <w:szCs w:val="24"/>
        </w:rPr>
        <w:t>2.3.1.</w:t>
      </w:r>
      <w:r>
        <w:rPr>
          <w:rFonts w:asciiTheme="majorBidi" w:hAnsiTheme="majorBidi" w:cstheme="majorBidi"/>
          <w:b/>
          <w:bCs/>
          <w:color w:val="auto"/>
          <w:sz w:val="24"/>
          <w:szCs w:val="24"/>
        </w:rPr>
        <w:t xml:space="preserve"> </w:t>
      </w:r>
      <w:r w:rsidR="00415AEF" w:rsidRPr="008953FB">
        <w:rPr>
          <w:rFonts w:asciiTheme="majorBidi" w:hAnsiTheme="majorBidi" w:cstheme="majorBidi"/>
          <w:b/>
          <w:bCs/>
          <w:color w:val="auto"/>
          <w:sz w:val="24"/>
          <w:szCs w:val="24"/>
        </w:rPr>
        <w:t>Objective of the Experiment</w:t>
      </w:r>
      <w:r w:rsidR="00415AEF" w:rsidRPr="008953FB">
        <w:rPr>
          <w:rFonts w:asciiTheme="majorBidi" w:hAnsiTheme="majorBidi" w:cstheme="majorBidi"/>
          <w:b/>
          <w:color w:val="auto"/>
          <w:sz w:val="24"/>
          <w:szCs w:val="24"/>
        </w:rPr>
        <w:t xml:space="preserve"> </w:t>
      </w:r>
    </w:p>
    <w:p w14:paraId="0A6A9319" w14:textId="1D381310" w:rsidR="00415AEF" w:rsidRPr="008953FB" w:rsidRDefault="00415AEF" w:rsidP="00140D3F">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purpose of this experiment was to evaluate whether </w:t>
      </w:r>
      <w:r w:rsidR="00DE6DDC" w:rsidRPr="008953FB">
        <w:rPr>
          <w:rFonts w:asciiTheme="majorBidi" w:hAnsiTheme="majorBidi" w:cstheme="majorBidi"/>
          <w:bCs/>
          <w:color w:val="auto"/>
          <w:sz w:val="24"/>
          <w:szCs w:val="24"/>
        </w:rPr>
        <w:t>AI</w:t>
      </w:r>
      <w:r w:rsidRPr="008953FB">
        <w:rPr>
          <w:rFonts w:asciiTheme="majorBidi" w:hAnsiTheme="majorBidi" w:cstheme="majorBidi"/>
          <w:bCs/>
          <w:color w:val="auto"/>
          <w:sz w:val="24"/>
          <w:szCs w:val="24"/>
        </w:rPr>
        <w:t xml:space="preserve">-based coding </w:t>
      </w:r>
      <w:r w:rsidR="00031DB5" w:rsidRPr="008953FB">
        <w:rPr>
          <w:rFonts w:asciiTheme="majorBidi" w:hAnsiTheme="majorBidi" w:cstheme="majorBidi"/>
          <w:bCs/>
          <w:color w:val="auto"/>
          <w:sz w:val="24"/>
          <w:szCs w:val="24"/>
        </w:rPr>
        <w:t xml:space="preserve">tools </w:t>
      </w:r>
      <w:r w:rsidRPr="008953FB">
        <w:rPr>
          <w:rFonts w:asciiTheme="majorBidi" w:hAnsiTheme="majorBidi" w:cstheme="majorBidi"/>
          <w:bCs/>
          <w:color w:val="auto"/>
          <w:sz w:val="24"/>
          <w:szCs w:val="24"/>
        </w:rPr>
        <w:t xml:space="preserve">can participate in a strict TDD workflow while maintaining incremental updates to an existing </w:t>
      </w:r>
      <w:r w:rsidR="00E30C40" w:rsidRPr="008953FB">
        <w:rPr>
          <w:rFonts w:asciiTheme="majorBidi" w:hAnsiTheme="majorBidi" w:cstheme="majorBidi"/>
          <w:bCs/>
          <w:color w:val="auto"/>
          <w:sz w:val="24"/>
          <w:szCs w:val="24"/>
        </w:rPr>
        <w:t>code</w:t>
      </w:r>
      <w:r w:rsidRPr="008953FB">
        <w:rPr>
          <w:rFonts w:asciiTheme="majorBidi" w:hAnsiTheme="majorBidi" w:cstheme="majorBidi"/>
          <w:bCs/>
          <w:color w:val="auto"/>
          <w:sz w:val="24"/>
          <w:szCs w:val="24"/>
        </w:rPr>
        <w:t xml:space="preserve"> instead of rewriting the implementation from scratch during every iteration.</w:t>
      </w:r>
    </w:p>
    <w:p w14:paraId="3599CBEC" w14:textId="77777777" w:rsidR="00415AEF" w:rsidRPr="008953FB" w:rsidRDefault="00415AEF" w:rsidP="00140D3F">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experiment was designed around several core principles. The workflow relied on sequential TDD iterations, an immutable specification file, preservation of previously generated source code, incremental maintenance of the implementation, automatic debugging capabilities, and continuous execution of automated tests.</w:t>
      </w:r>
    </w:p>
    <w:p w14:paraId="6830EC28" w14:textId="77777777" w:rsidR="00415AEF" w:rsidRPr="008953FB" w:rsidRDefault="00415AEF" w:rsidP="00140D3F">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selected AI system for this experiment was Aider AI Pair Programmer.</w:t>
      </w:r>
    </w:p>
    <w:p w14:paraId="1AAC8F06" w14:textId="658DC792" w:rsidR="00EA15FF" w:rsidRPr="008953FB" w:rsidRDefault="00DF2CA4" w:rsidP="00140D3F">
      <w:pPr>
        <w:ind w:left="1440" w:firstLine="0"/>
        <w:rPr>
          <w:rFonts w:asciiTheme="majorBidi" w:hAnsiTheme="majorBidi" w:cstheme="majorBidi"/>
          <w:b/>
          <w:bCs/>
          <w:color w:val="auto"/>
          <w:sz w:val="24"/>
          <w:szCs w:val="24"/>
        </w:rPr>
      </w:pPr>
      <w:r w:rsidRPr="00140D3F">
        <w:rPr>
          <w:rFonts w:asciiTheme="majorBidi" w:hAnsiTheme="majorBidi" w:cstheme="majorBidi"/>
          <w:color w:val="auto"/>
          <w:sz w:val="24"/>
          <w:szCs w:val="24"/>
        </w:rPr>
        <w:t>2.3.2.</w:t>
      </w:r>
      <w:r>
        <w:rPr>
          <w:rFonts w:asciiTheme="majorBidi" w:hAnsiTheme="majorBidi" w:cstheme="majorBidi"/>
          <w:b/>
          <w:bCs/>
          <w:color w:val="auto"/>
          <w:sz w:val="24"/>
          <w:szCs w:val="24"/>
        </w:rPr>
        <w:t xml:space="preserve"> </w:t>
      </w:r>
      <w:r w:rsidR="00415AEF" w:rsidRPr="008953FB">
        <w:rPr>
          <w:rFonts w:asciiTheme="majorBidi" w:hAnsiTheme="majorBidi" w:cstheme="majorBidi"/>
          <w:b/>
          <w:bCs/>
          <w:color w:val="auto"/>
          <w:sz w:val="24"/>
          <w:szCs w:val="24"/>
        </w:rPr>
        <w:t>Initial Project Setup</w:t>
      </w:r>
    </w:p>
    <w:p w14:paraId="47B40F67" w14:textId="77777777" w:rsidR="005D0DBA" w:rsidRPr="008953FB" w:rsidRDefault="005D0DBA"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foundational codebase and domain logic used for this experiment were explicitly derived from the laboratory materials provided in the course </w:t>
      </w:r>
      <w:r w:rsidRPr="008953FB">
        <w:rPr>
          <w:rFonts w:asciiTheme="majorBidi" w:hAnsiTheme="majorBidi" w:cstheme="majorBidi"/>
          <w:color w:val="auto"/>
          <w:sz w:val="24"/>
          <w:szCs w:val="24"/>
        </w:rPr>
        <w:t>61757: Introduction to Software Testing</w:t>
      </w:r>
      <w:r w:rsidRPr="008953FB">
        <w:rPr>
          <w:rFonts w:asciiTheme="majorBidi" w:hAnsiTheme="majorBidi" w:cstheme="majorBidi"/>
          <w:bCs/>
          <w:color w:val="auto"/>
          <w:sz w:val="24"/>
          <w:szCs w:val="24"/>
        </w:rPr>
        <w:t xml:space="preserve">. As described in the course's lab guide, the project under testing represents a financial calculation system that uses different currencies. Specifically, the system is built around defining a Money class, which stores the amount of money as a number, and the currency represented by three letters according to accepted standards (e.g., USD, NIS, GBP). The core domain logic dictates that adding or subtracting amounts in the same currency yields a new Money object with the appropriate calculated amount. Furthermore, the system architecture expands to include a </w:t>
      </w:r>
      <w:proofErr w:type="spellStart"/>
      <w:r w:rsidRPr="008953FB">
        <w:rPr>
          <w:rFonts w:asciiTheme="majorBidi" w:hAnsiTheme="majorBidi" w:cstheme="majorBidi"/>
          <w:bCs/>
          <w:color w:val="auto"/>
          <w:sz w:val="24"/>
          <w:szCs w:val="24"/>
        </w:rPr>
        <w:t>MoneyBag</w:t>
      </w:r>
      <w:proofErr w:type="spellEnd"/>
      <w:r w:rsidRPr="008953FB">
        <w:rPr>
          <w:rFonts w:asciiTheme="majorBidi" w:hAnsiTheme="majorBidi" w:cstheme="majorBidi"/>
          <w:bCs/>
          <w:color w:val="auto"/>
          <w:sz w:val="24"/>
          <w:szCs w:val="24"/>
        </w:rPr>
        <w:t xml:space="preserve"> class (capable of holding mixed currencies) and an </w:t>
      </w:r>
      <w:proofErr w:type="spellStart"/>
      <w:r w:rsidRPr="008953FB">
        <w:rPr>
          <w:rFonts w:asciiTheme="majorBidi" w:hAnsiTheme="majorBidi" w:cstheme="majorBidi"/>
          <w:bCs/>
          <w:color w:val="auto"/>
          <w:sz w:val="24"/>
          <w:szCs w:val="24"/>
        </w:rPr>
        <w:t>IMoney</w:t>
      </w:r>
      <w:proofErr w:type="spellEnd"/>
      <w:r w:rsidRPr="008953FB">
        <w:rPr>
          <w:rFonts w:asciiTheme="majorBidi" w:hAnsiTheme="majorBidi" w:cstheme="majorBidi"/>
          <w:bCs/>
          <w:color w:val="auto"/>
          <w:sz w:val="24"/>
          <w:szCs w:val="24"/>
        </w:rPr>
        <w:t xml:space="preserve"> interface to handle polymorphism between single and multiple currency types.</w:t>
      </w:r>
    </w:p>
    <w:p w14:paraId="61BFCEFD" w14:textId="77777777" w:rsidR="005D0DBA" w:rsidRPr="008953FB" w:rsidRDefault="005D0DBA"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experiment began with a minimal Java project environment that included a specification file named Specification.txt and a test file named MoneyTest.java. At the beginning of the process, no implementation existed for the Money class. The project was later converted into a Maven-based Java project using JUnit Jupiter for automated testing.</w:t>
      </w:r>
    </w:p>
    <w:p w14:paraId="1674A152" w14:textId="77777777" w:rsidR="005D0DBA" w:rsidRDefault="005D0DBA"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AI agent was instructed to follow a strict TDD workflow in which it first reads the specification, then analyzes the failing test case, generates only the minimal implementation required for the current step, preserves all previously written logic, avoids rewriting the full implementation, continuously executes tests, and automatically debugs failures whenever necessary.</w:t>
      </w:r>
    </w:p>
    <w:p w14:paraId="33197DB6" w14:textId="77777777" w:rsidR="00517481" w:rsidRPr="008953FB" w:rsidRDefault="00517481" w:rsidP="00EF0818">
      <w:pPr>
        <w:ind w:left="2160" w:firstLine="0"/>
        <w:rPr>
          <w:rFonts w:asciiTheme="majorBidi" w:hAnsiTheme="majorBidi" w:cstheme="majorBidi"/>
          <w:bCs/>
          <w:color w:val="auto"/>
          <w:sz w:val="24"/>
          <w:szCs w:val="24"/>
        </w:rPr>
      </w:pPr>
    </w:p>
    <w:p w14:paraId="70345639" w14:textId="77777777" w:rsidR="00EA15FF" w:rsidRPr="008953FB" w:rsidRDefault="00415AEF" w:rsidP="00EF0818">
      <w:pPr>
        <w:ind w:left="2160" w:firstLine="0"/>
        <w:rPr>
          <w:rFonts w:asciiTheme="majorBidi" w:hAnsiTheme="majorBidi" w:cstheme="majorBidi"/>
          <w:b/>
          <w:bCs/>
          <w:color w:val="auto"/>
          <w:sz w:val="24"/>
          <w:szCs w:val="24"/>
        </w:rPr>
      </w:pPr>
      <w:r w:rsidRPr="008953FB">
        <w:rPr>
          <w:rFonts w:asciiTheme="majorBidi" w:hAnsiTheme="majorBidi" w:cstheme="majorBidi"/>
          <w:b/>
          <w:bCs/>
          <w:color w:val="auto"/>
          <w:sz w:val="24"/>
          <w:szCs w:val="24"/>
        </w:rPr>
        <w:lastRenderedPageBreak/>
        <w:t xml:space="preserve">Step </w:t>
      </w:r>
      <w:r w:rsidRPr="008953FB">
        <w:rPr>
          <w:rFonts w:asciiTheme="majorBidi" w:hAnsiTheme="majorBidi" w:cstheme="majorBidi"/>
          <w:b/>
          <w:bCs/>
          <w:color w:val="auto"/>
          <w:sz w:val="24"/>
          <w:szCs w:val="24"/>
          <w:vertAlign w:val="subscript"/>
        </w:rPr>
        <w:t>0</w:t>
      </w:r>
      <w:r w:rsidRPr="008953FB">
        <w:rPr>
          <w:rFonts w:asciiTheme="majorBidi" w:hAnsiTheme="majorBidi" w:cstheme="majorBidi"/>
          <w:b/>
          <w:bCs/>
          <w:color w:val="auto"/>
          <w:sz w:val="24"/>
          <w:szCs w:val="24"/>
        </w:rPr>
        <w:t xml:space="preserve"> – Initial TDD Generation</w:t>
      </w:r>
    </w:p>
    <w:p w14:paraId="2E0DD16C" w14:textId="0A10BCDA"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 During the </w:t>
      </w:r>
      <w:r w:rsidR="009877FE" w:rsidRPr="008953FB">
        <w:rPr>
          <w:rFonts w:asciiTheme="majorBidi" w:hAnsiTheme="majorBidi" w:cstheme="majorBidi"/>
          <w:bCs/>
          <w:color w:val="auto"/>
          <w:sz w:val="24"/>
          <w:szCs w:val="24"/>
        </w:rPr>
        <w:t xml:space="preserve">initial </w:t>
      </w:r>
      <w:r w:rsidRPr="008953FB">
        <w:rPr>
          <w:rFonts w:asciiTheme="majorBidi" w:hAnsiTheme="majorBidi" w:cstheme="majorBidi"/>
          <w:bCs/>
          <w:color w:val="auto"/>
          <w:sz w:val="24"/>
          <w:szCs w:val="24"/>
        </w:rPr>
        <w:t>stage of the experiment, the AI agent received the specification file together with the initial failing test case. The following prompt was provided:</w:t>
      </w:r>
    </w:p>
    <w:p w14:paraId="6327DB19"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“This is Step </w:t>
      </w:r>
      <w:r w:rsidRPr="008953FB">
        <w:rPr>
          <w:rFonts w:asciiTheme="majorBidi" w:hAnsiTheme="majorBidi" w:cstheme="majorBidi"/>
          <w:bCs/>
          <w:color w:val="auto"/>
          <w:sz w:val="24"/>
          <w:szCs w:val="24"/>
          <w:vertAlign w:val="subscript"/>
        </w:rPr>
        <w:t>0</w:t>
      </w:r>
      <w:r w:rsidRPr="008953FB">
        <w:rPr>
          <w:rFonts w:asciiTheme="majorBidi" w:hAnsiTheme="majorBidi" w:cstheme="majorBidi"/>
          <w:bCs/>
          <w:color w:val="auto"/>
          <w:sz w:val="24"/>
          <w:szCs w:val="24"/>
        </w:rPr>
        <w:t xml:space="preserve"> of a strict TDD process. Read Specification.txt and MoneyTest.java. Please generate the minimal Money.java class from scratch so that Test </w:t>
      </w:r>
      <w:r w:rsidRPr="008953FB">
        <w:rPr>
          <w:rFonts w:asciiTheme="majorBidi" w:hAnsiTheme="majorBidi" w:cstheme="majorBidi"/>
          <w:bCs/>
          <w:color w:val="auto"/>
          <w:sz w:val="24"/>
          <w:szCs w:val="24"/>
          <w:vertAlign w:val="subscript"/>
        </w:rPr>
        <w:t>0</w:t>
      </w:r>
      <w:r w:rsidRPr="008953FB">
        <w:rPr>
          <w:rFonts w:asciiTheme="majorBidi" w:hAnsiTheme="majorBidi" w:cstheme="majorBidi"/>
          <w:bCs/>
          <w:color w:val="auto"/>
          <w:sz w:val="24"/>
          <w:szCs w:val="24"/>
        </w:rPr>
        <w:t xml:space="preserve"> passes. Do not write extra functionality that is not required to pass this specific test.”</w:t>
      </w:r>
    </w:p>
    <w:p w14:paraId="0B0D3723" w14:textId="792232C9"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output of this stage was a complete source code file named Money.java. The generated implementation included the minimal logic necessary to satisfy the </w:t>
      </w:r>
      <w:r w:rsidR="009877FE" w:rsidRPr="008953FB">
        <w:rPr>
          <w:rFonts w:asciiTheme="majorBidi" w:hAnsiTheme="majorBidi" w:cstheme="majorBidi"/>
          <w:bCs/>
          <w:color w:val="auto"/>
          <w:sz w:val="24"/>
          <w:szCs w:val="24"/>
        </w:rPr>
        <w:t xml:space="preserve">initial </w:t>
      </w:r>
      <w:r w:rsidRPr="008953FB">
        <w:rPr>
          <w:rFonts w:asciiTheme="majorBidi" w:hAnsiTheme="majorBidi" w:cstheme="majorBidi"/>
          <w:bCs/>
          <w:color w:val="auto"/>
          <w:sz w:val="24"/>
          <w:szCs w:val="24"/>
        </w:rPr>
        <w:t xml:space="preserve">test case. Initially, the LLM created fields for the monetary amount and currency, together with a constructor and getter methods. After analyzing the test behavior more carefully, the AI agent incrementally added an </w:t>
      </w:r>
      <w:proofErr w:type="gramStart"/>
      <w:r w:rsidRPr="008953FB">
        <w:rPr>
          <w:rFonts w:asciiTheme="majorBidi" w:hAnsiTheme="majorBidi" w:cstheme="majorBidi"/>
          <w:bCs/>
          <w:color w:val="auto"/>
          <w:sz w:val="24"/>
          <w:szCs w:val="24"/>
        </w:rPr>
        <w:t>equals(</w:t>
      </w:r>
      <w:proofErr w:type="gramEnd"/>
      <w:r w:rsidRPr="008953FB">
        <w:rPr>
          <w:rFonts w:asciiTheme="majorBidi" w:hAnsiTheme="majorBidi" w:cstheme="majorBidi"/>
          <w:bCs/>
          <w:color w:val="auto"/>
          <w:sz w:val="24"/>
          <w:szCs w:val="24"/>
        </w:rPr>
        <w:t>) method without rewriting the entire file.</w:t>
      </w:r>
    </w:p>
    <w:p w14:paraId="1508E028"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An important aspect of this step was that the LLM modified only the required sections of the implementation instead of regenerating the full class from scratch.</w:t>
      </w:r>
    </w:p>
    <w:p w14:paraId="54966346" w14:textId="4657D052" w:rsidR="00665882"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At the beginning of the experiment, the AI tool encountered several environment-related problems</w:t>
      </w:r>
      <w:r w:rsidR="00665882" w:rsidRPr="008953FB">
        <w:rPr>
          <w:rFonts w:asciiTheme="majorBidi" w:hAnsiTheme="majorBidi" w:cstheme="majorBidi"/>
          <w:bCs/>
          <w:color w:val="auto"/>
          <w:sz w:val="24"/>
          <w:szCs w:val="24"/>
        </w:rPr>
        <w:t>:</w:t>
      </w:r>
    </w:p>
    <w:p w14:paraId="079908C0" w14:textId="77777777" w:rsidR="00665882" w:rsidRPr="008953FB" w:rsidRDefault="00415AEF" w:rsidP="00EF0818">
      <w:pPr>
        <w:pStyle w:val="ListParagraph"/>
        <w:numPr>
          <w:ilvl w:val="0"/>
          <w:numId w:val="74"/>
        </w:numPr>
        <w:ind w:left="288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JUnit dependencies were missing from the project, </w:t>
      </w:r>
    </w:p>
    <w:p w14:paraId="500A8B67" w14:textId="20070FEF" w:rsidR="00665882" w:rsidRPr="008953FB" w:rsidRDefault="00D5477D" w:rsidP="00EF0818">
      <w:pPr>
        <w:pStyle w:val="ListParagraph"/>
        <w:numPr>
          <w:ilvl w:val="0"/>
          <w:numId w:val="74"/>
        </w:numPr>
        <w:ind w:left="2880"/>
        <w:rPr>
          <w:rFonts w:asciiTheme="majorBidi" w:hAnsiTheme="majorBidi" w:cstheme="majorBidi"/>
          <w:bCs/>
          <w:color w:val="auto"/>
          <w:sz w:val="24"/>
          <w:szCs w:val="24"/>
        </w:rPr>
      </w:pPr>
      <w:r w:rsidRPr="008953FB">
        <w:rPr>
          <w:rFonts w:asciiTheme="majorBidi" w:hAnsiTheme="majorBidi" w:cstheme="majorBidi"/>
          <w:bCs/>
          <w:color w:val="auto"/>
          <w:sz w:val="24"/>
          <w:szCs w:val="24"/>
        </w:rPr>
        <w:t>There</w:t>
      </w:r>
      <w:r w:rsidR="00415AEF" w:rsidRPr="008953FB">
        <w:rPr>
          <w:rFonts w:asciiTheme="majorBidi" w:hAnsiTheme="majorBidi" w:cstheme="majorBidi"/>
          <w:bCs/>
          <w:color w:val="auto"/>
          <w:sz w:val="24"/>
          <w:szCs w:val="24"/>
        </w:rPr>
        <w:t xml:space="preserve"> was no Maven structure, and the project did not contain a pom.xml file.</w:t>
      </w:r>
    </w:p>
    <w:p w14:paraId="108C18FB" w14:textId="0505F166"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 The AI agent successfully diagnosed these infrastructure problems and proposed creating a Maven project, adding JUnit Jupiter dependencies, and reorganizing the project into the standard Maven folder hierarchy.</w:t>
      </w:r>
    </w:p>
    <w:p w14:paraId="69A6FC5E"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This behavior demonstrated that the system was capable not only of generating code but also of debugging and repairing development infrastructure automatically.</w:t>
      </w:r>
    </w:p>
    <w:p w14:paraId="462CA247" w14:textId="2A5F28FC"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After configuring Maven and JUnit correctly, the project compiled successfully, the </w:t>
      </w:r>
      <w:r w:rsidR="00665882" w:rsidRPr="008953FB">
        <w:rPr>
          <w:rFonts w:asciiTheme="majorBidi" w:hAnsiTheme="majorBidi" w:cstheme="majorBidi"/>
          <w:bCs/>
          <w:color w:val="auto"/>
          <w:sz w:val="24"/>
          <w:szCs w:val="24"/>
        </w:rPr>
        <w:t xml:space="preserve">initial </w:t>
      </w:r>
      <w:r w:rsidRPr="008953FB">
        <w:rPr>
          <w:rFonts w:asciiTheme="majorBidi" w:hAnsiTheme="majorBidi" w:cstheme="majorBidi"/>
          <w:bCs/>
          <w:color w:val="auto"/>
          <w:sz w:val="24"/>
          <w:szCs w:val="24"/>
        </w:rPr>
        <w:t xml:space="preserve">test passed, and the Maven build completed successfully. This validated the </w:t>
      </w:r>
      <w:r w:rsidR="00665882" w:rsidRPr="008953FB">
        <w:rPr>
          <w:rFonts w:asciiTheme="majorBidi" w:hAnsiTheme="majorBidi" w:cstheme="majorBidi"/>
          <w:bCs/>
          <w:color w:val="auto"/>
          <w:sz w:val="24"/>
          <w:szCs w:val="24"/>
        </w:rPr>
        <w:t xml:space="preserve">initial </w:t>
      </w:r>
      <w:r w:rsidRPr="008953FB">
        <w:rPr>
          <w:rFonts w:asciiTheme="majorBidi" w:hAnsiTheme="majorBidi" w:cstheme="majorBidi"/>
          <w:bCs/>
          <w:color w:val="auto"/>
          <w:sz w:val="24"/>
          <w:szCs w:val="24"/>
        </w:rPr>
        <w:t>complete AI-driven TDD iteration.</w:t>
      </w:r>
    </w:p>
    <w:p w14:paraId="7DBC1DEB" w14:textId="77777777" w:rsidR="00EA15F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Observed Behavior – Anticipatory Coding </w:t>
      </w:r>
    </w:p>
    <w:p w14:paraId="395A487F" w14:textId="5CA6955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During the experiment, an important behavioral observation was identified. Before receiving future failing tests, the LLM proactively introduced placeholder implementations for the </w:t>
      </w:r>
      <w:proofErr w:type="gramStart"/>
      <w:r w:rsidRPr="008953FB">
        <w:rPr>
          <w:rFonts w:asciiTheme="majorBidi" w:hAnsiTheme="majorBidi" w:cstheme="majorBidi"/>
          <w:bCs/>
          <w:color w:val="auto"/>
          <w:sz w:val="24"/>
          <w:szCs w:val="24"/>
        </w:rPr>
        <w:t>add(</w:t>
      </w:r>
      <w:proofErr w:type="gramEnd"/>
      <w:r w:rsidRPr="008953FB">
        <w:rPr>
          <w:rFonts w:asciiTheme="majorBidi" w:hAnsiTheme="majorBidi" w:cstheme="majorBidi"/>
          <w:bCs/>
          <w:color w:val="auto"/>
          <w:sz w:val="24"/>
          <w:szCs w:val="24"/>
        </w:rPr>
        <w:t xml:space="preserve">) and </w:t>
      </w:r>
      <w:proofErr w:type="gramStart"/>
      <w:r w:rsidRPr="008953FB">
        <w:rPr>
          <w:rFonts w:asciiTheme="majorBidi" w:hAnsiTheme="majorBidi" w:cstheme="majorBidi"/>
          <w:bCs/>
          <w:color w:val="auto"/>
          <w:sz w:val="24"/>
          <w:szCs w:val="24"/>
        </w:rPr>
        <w:t>subtract(</w:t>
      </w:r>
      <w:proofErr w:type="gramEnd"/>
      <w:r w:rsidRPr="008953FB">
        <w:rPr>
          <w:rFonts w:asciiTheme="majorBidi" w:hAnsiTheme="majorBidi" w:cstheme="majorBidi"/>
          <w:bCs/>
          <w:color w:val="auto"/>
          <w:sz w:val="24"/>
          <w:szCs w:val="24"/>
        </w:rPr>
        <w:t>) methods.</w:t>
      </w:r>
    </w:p>
    <w:p w14:paraId="579C0DA5"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This behavior technically violated strict TDD principles because the corresponding functionality had not yet been requested through failing tests. Instead of strictly following the Red-Green-Refactor cycle, the AI agent attempted to anticipate future requirements.</w:t>
      </w:r>
    </w:p>
    <w:p w14:paraId="18C46728"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lastRenderedPageBreak/>
        <w:t>This observation became academically significant because it suggests that AI coding agents tend to optimize for future functionality rather than adhering strictly to sequential TDD discipline. This became one of the first meaningful research observations of the project.</w:t>
      </w:r>
    </w:p>
    <w:p w14:paraId="02821881" w14:textId="77777777" w:rsidR="00EA15FF" w:rsidRPr="008953FB" w:rsidRDefault="00415AEF" w:rsidP="00EF0818">
      <w:pPr>
        <w:ind w:left="2160" w:firstLine="0"/>
        <w:rPr>
          <w:rFonts w:asciiTheme="majorBidi" w:hAnsiTheme="majorBidi" w:cstheme="majorBidi"/>
          <w:b/>
          <w:bCs/>
          <w:color w:val="auto"/>
          <w:sz w:val="24"/>
          <w:szCs w:val="24"/>
        </w:rPr>
      </w:pPr>
      <w:r w:rsidRPr="008953FB">
        <w:rPr>
          <w:rFonts w:asciiTheme="majorBidi" w:hAnsiTheme="majorBidi" w:cstheme="majorBidi"/>
          <w:b/>
          <w:bCs/>
          <w:color w:val="auto"/>
          <w:sz w:val="24"/>
          <w:szCs w:val="24"/>
        </w:rPr>
        <w:t>Step 1 – Incremental Update Using a New Test</w:t>
      </w:r>
    </w:p>
    <w:p w14:paraId="41B638CE" w14:textId="7A2F454A"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 In the second phase of the experiment, a new failing test named </w:t>
      </w:r>
      <w:proofErr w:type="spellStart"/>
      <w:r w:rsidRPr="008953FB">
        <w:rPr>
          <w:rFonts w:asciiTheme="majorBidi" w:hAnsiTheme="majorBidi" w:cstheme="majorBidi"/>
          <w:bCs/>
          <w:color w:val="auto"/>
          <w:sz w:val="24"/>
          <w:szCs w:val="24"/>
        </w:rPr>
        <w:t>testAdd_PositiveValues</w:t>
      </w:r>
      <w:proofErr w:type="spellEnd"/>
      <w:r w:rsidRPr="008953FB">
        <w:rPr>
          <w:rFonts w:asciiTheme="majorBidi" w:hAnsiTheme="majorBidi" w:cstheme="majorBidi"/>
          <w:bCs/>
          <w:color w:val="auto"/>
          <w:sz w:val="24"/>
          <w:szCs w:val="24"/>
        </w:rPr>
        <w:t xml:space="preserve"> was added to the project. The objective of this step was to evaluate whether the LLM could incrementally update the existing implementation rather than regenerating the entire source file.</w:t>
      </w:r>
    </w:p>
    <w:p w14:paraId="06AE176C"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following prompt was used during this stage:</w:t>
      </w:r>
    </w:p>
    <w:p w14:paraId="5FC542E1" w14:textId="2E3628CE"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“This is Step 1 of the TDD process. I have added </w:t>
      </w:r>
      <w:proofErr w:type="spellStart"/>
      <w:r w:rsidRPr="008953FB">
        <w:rPr>
          <w:rFonts w:asciiTheme="majorBidi" w:hAnsiTheme="majorBidi" w:cstheme="majorBidi"/>
          <w:bCs/>
          <w:color w:val="auto"/>
          <w:sz w:val="24"/>
          <w:szCs w:val="24"/>
        </w:rPr>
        <w:t>testAdd_PositiveValues</w:t>
      </w:r>
      <w:proofErr w:type="spellEnd"/>
      <w:r w:rsidRPr="008953FB">
        <w:rPr>
          <w:rFonts w:asciiTheme="majorBidi" w:hAnsiTheme="majorBidi" w:cstheme="majorBidi"/>
          <w:bCs/>
          <w:color w:val="auto"/>
          <w:sz w:val="24"/>
          <w:szCs w:val="24"/>
        </w:rPr>
        <w:t xml:space="preserve"> to MoneyTest.java. Please update the existing Money.java to implement the </w:t>
      </w:r>
      <w:proofErr w:type="gramStart"/>
      <w:r w:rsidRPr="008953FB">
        <w:rPr>
          <w:rFonts w:asciiTheme="majorBidi" w:hAnsiTheme="majorBidi" w:cstheme="majorBidi"/>
          <w:bCs/>
          <w:color w:val="auto"/>
          <w:sz w:val="24"/>
          <w:szCs w:val="24"/>
        </w:rPr>
        <w:t>add</w:t>
      </w:r>
      <w:r w:rsidR="007227EB" w:rsidRPr="008953FB">
        <w:rPr>
          <w:rFonts w:asciiTheme="majorBidi" w:hAnsiTheme="majorBidi" w:cstheme="majorBidi"/>
          <w:bCs/>
          <w:color w:val="auto"/>
          <w:sz w:val="24"/>
          <w:szCs w:val="24"/>
        </w:rPr>
        <w:t>(</w:t>
      </w:r>
      <w:proofErr w:type="gramEnd"/>
      <w:r w:rsidR="007227EB" w:rsidRPr="008953FB">
        <w:rPr>
          <w:rFonts w:asciiTheme="majorBidi" w:hAnsiTheme="majorBidi" w:cstheme="majorBidi"/>
          <w:bCs/>
          <w:color w:val="auto"/>
          <w:sz w:val="24"/>
          <w:szCs w:val="24"/>
        </w:rPr>
        <w:t>)</w:t>
      </w:r>
      <w:r w:rsidRPr="008953FB">
        <w:rPr>
          <w:rFonts w:asciiTheme="majorBidi" w:hAnsiTheme="majorBidi" w:cstheme="majorBidi"/>
          <w:bCs/>
          <w:color w:val="auto"/>
          <w:sz w:val="24"/>
          <w:szCs w:val="24"/>
        </w:rPr>
        <w:t xml:space="preserve"> method so the test passes. Refer to Specification.txt for the required signature.”</w:t>
      </w:r>
    </w:p>
    <w:p w14:paraId="2DA397DE"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AI tool modified only the </w:t>
      </w:r>
      <w:proofErr w:type="gramStart"/>
      <w:r w:rsidRPr="008953FB">
        <w:rPr>
          <w:rFonts w:asciiTheme="majorBidi" w:hAnsiTheme="majorBidi" w:cstheme="majorBidi"/>
          <w:bCs/>
          <w:color w:val="auto"/>
          <w:sz w:val="24"/>
          <w:szCs w:val="24"/>
        </w:rPr>
        <w:t>add(</w:t>
      </w:r>
      <w:proofErr w:type="gramEnd"/>
      <w:r w:rsidRPr="008953FB">
        <w:rPr>
          <w:rFonts w:asciiTheme="majorBidi" w:hAnsiTheme="majorBidi" w:cstheme="majorBidi"/>
          <w:bCs/>
          <w:color w:val="auto"/>
          <w:sz w:val="24"/>
          <w:szCs w:val="24"/>
        </w:rPr>
        <w:t>) method implementation while preserving all existing functionality. The update added support for monetary addition while maintaining the existing currency behavior.</w:t>
      </w:r>
    </w:p>
    <w:p w14:paraId="7805E93A"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After the modification, all previous tests continued passing successfully, and no full rewrite of the implementation occurred. The AI agent later verified that all tests passed successfully and that no additional debugging was required during this iteration.</w:t>
      </w:r>
    </w:p>
    <w:p w14:paraId="15D13E26"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This became the first successful example of incremental AI-based TDD maintenance within the experiment.</w:t>
      </w:r>
    </w:p>
    <w:p w14:paraId="0454A20E" w14:textId="77777777" w:rsidR="00EA15FF" w:rsidRPr="008953FB" w:rsidRDefault="00415AEF" w:rsidP="00EF0818">
      <w:pPr>
        <w:ind w:left="2160" w:firstLine="0"/>
        <w:rPr>
          <w:rFonts w:asciiTheme="majorBidi" w:hAnsiTheme="majorBidi" w:cstheme="majorBidi"/>
          <w:b/>
          <w:color w:val="auto"/>
          <w:sz w:val="24"/>
          <w:szCs w:val="24"/>
        </w:rPr>
      </w:pPr>
      <w:r w:rsidRPr="008953FB">
        <w:rPr>
          <w:rFonts w:asciiTheme="majorBidi" w:hAnsiTheme="majorBidi" w:cstheme="majorBidi"/>
          <w:b/>
          <w:bCs/>
          <w:color w:val="auto"/>
          <w:sz w:val="24"/>
          <w:szCs w:val="24"/>
        </w:rPr>
        <w:t>Step 2 – Subtraction Support</w:t>
      </w:r>
      <w:r w:rsidRPr="008953FB">
        <w:rPr>
          <w:rFonts w:asciiTheme="majorBidi" w:hAnsiTheme="majorBidi" w:cstheme="majorBidi"/>
          <w:b/>
          <w:color w:val="auto"/>
          <w:sz w:val="24"/>
          <w:szCs w:val="24"/>
        </w:rPr>
        <w:t xml:space="preserve"> </w:t>
      </w:r>
    </w:p>
    <w:p w14:paraId="1749F6D2" w14:textId="13E64794"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next stage introduced another failing test named </w:t>
      </w:r>
      <w:proofErr w:type="spellStart"/>
      <w:r w:rsidRPr="008953FB">
        <w:rPr>
          <w:rFonts w:asciiTheme="majorBidi" w:hAnsiTheme="majorBidi" w:cstheme="majorBidi"/>
          <w:bCs/>
          <w:color w:val="auto"/>
          <w:sz w:val="24"/>
          <w:szCs w:val="24"/>
        </w:rPr>
        <w:t>testSubtract_PositiveResult</w:t>
      </w:r>
      <w:proofErr w:type="spellEnd"/>
      <w:r w:rsidRPr="008953FB">
        <w:rPr>
          <w:rFonts w:asciiTheme="majorBidi" w:hAnsiTheme="majorBidi" w:cstheme="majorBidi"/>
          <w:bCs/>
          <w:color w:val="auto"/>
          <w:sz w:val="24"/>
          <w:szCs w:val="24"/>
        </w:rPr>
        <w:t>. The purpose of this step was to evaluate whether the LLM could continue maintaining a growing codebase incrementally while preserving previous functionality.</w:t>
      </w:r>
    </w:p>
    <w:p w14:paraId="0B8EA6EA"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following prompt was provided to the AI agent:</w:t>
      </w:r>
    </w:p>
    <w:p w14:paraId="7AA62390"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“This is Step 2 of the strict TDD process. A new failing test called </w:t>
      </w:r>
      <w:proofErr w:type="spellStart"/>
      <w:r w:rsidRPr="008953FB">
        <w:rPr>
          <w:rFonts w:asciiTheme="majorBidi" w:hAnsiTheme="majorBidi" w:cstheme="majorBidi"/>
          <w:bCs/>
          <w:color w:val="auto"/>
          <w:sz w:val="24"/>
          <w:szCs w:val="24"/>
        </w:rPr>
        <w:t>testSubtract_PositiveResult</w:t>
      </w:r>
      <w:proofErr w:type="spellEnd"/>
      <w:r w:rsidRPr="008953FB">
        <w:rPr>
          <w:rFonts w:asciiTheme="majorBidi" w:hAnsiTheme="majorBidi" w:cstheme="majorBidi"/>
          <w:bCs/>
          <w:color w:val="auto"/>
          <w:sz w:val="24"/>
          <w:szCs w:val="24"/>
        </w:rPr>
        <w:t xml:space="preserve"> was added to MoneyTest.java. Please:</w:t>
      </w:r>
    </w:p>
    <w:p w14:paraId="52AF533B" w14:textId="77777777" w:rsidR="00415AEF" w:rsidRPr="008953FB" w:rsidRDefault="00415AEF" w:rsidP="00EF0818">
      <w:pPr>
        <w:numPr>
          <w:ilvl w:val="0"/>
          <w:numId w:val="73"/>
        </w:numPr>
        <w:tabs>
          <w:tab w:val="clear" w:pos="720"/>
          <w:tab w:val="num" w:pos="3600"/>
        </w:tabs>
        <w:ind w:left="2880"/>
        <w:rPr>
          <w:rFonts w:asciiTheme="majorBidi" w:hAnsiTheme="majorBidi" w:cstheme="majorBidi"/>
          <w:bCs/>
          <w:color w:val="auto"/>
          <w:sz w:val="24"/>
          <w:szCs w:val="24"/>
        </w:rPr>
      </w:pPr>
      <w:r w:rsidRPr="008953FB">
        <w:rPr>
          <w:rFonts w:asciiTheme="majorBidi" w:hAnsiTheme="majorBidi" w:cstheme="majorBidi"/>
          <w:bCs/>
          <w:color w:val="auto"/>
          <w:sz w:val="24"/>
          <w:szCs w:val="24"/>
        </w:rPr>
        <w:t>Read Specification.txt and the updated MoneyTest.java</w:t>
      </w:r>
    </w:p>
    <w:p w14:paraId="2B18EB75" w14:textId="77777777" w:rsidR="00415AEF" w:rsidRPr="008953FB" w:rsidRDefault="00415AEF" w:rsidP="00EF0818">
      <w:pPr>
        <w:numPr>
          <w:ilvl w:val="0"/>
          <w:numId w:val="73"/>
        </w:numPr>
        <w:tabs>
          <w:tab w:val="clear" w:pos="720"/>
          <w:tab w:val="num" w:pos="2880"/>
        </w:tabs>
        <w:ind w:left="2880"/>
        <w:rPr>
          <w:rFonts w:asciiTheme="majorBidi" w:hAnsiTheme="majorBidi" w:cstheme="majorBidi"/>
          <w:bCs/>
          <w:color w:val="auto"/>
          <w:sz w:val="24"/>
          <w:szCs w:val="24"/>
        </w:rPr>
      </w:pPr>
      <w:r w:rsidRPr="008953FB">
        <w:rPr>
          <w:rFonts w:asciiTheme="majorBidi" w:hAnsiTheme="majorBidi" w:cstheme="majorBidi"/>
          <w:bCs/>
          <w:color w:val="auto"/>
          <w:sz w:val="24"/>
          <w:szCs w:val="24"/>
        </w:rPr>
        <w:t>Update the existing Money.java incrementally to implement the subtract method</w:t>
      </w:r>
    </w:p>
    <w:p w14:paraId="760DA5FE" w14:textId="77777777" w:rsidR="00415AEF" w:rsidRPr="008953FB" w:rsidRDefault="00415AEF" w:rsidP="00EF0818">
      <w:pPr>
        <w:numPr>
          <w:ilvl w:val="0"/>
          <w:numId w:val="73"/>
        </w:numPr>
        <w:tabs>
          <w:tab w:val="clear" w:pos="720"/>
          <w:tab w:val="num" w:pos="2880"/>
        </w:tabs>
        <w:ind w:left="2880"/>
        <w:rPr>
          <w:rFonts w:asciiTheme="majorBidi" w:hAnsiTheme="majorBidi" w:cstheme="majorBidi"/>
          <w:bCs/>
          <w:color w:val="auto"/>
          <w:sz w:val="24"/>
          <w:szCs w:val="24"/>
        </w:rPr>
      </w:pPr>
      <w:r w:rsidRPr="008953FB">
        <w:rPr>
          <w:rFonts w:asciiTheme="majorBidi" w:hAnsiTheme="majorBidi" w:cstheme="majorBidi"/>
          <w:bCs/>
          <w:color w:val="auto"/>
          <w:sz w:val="24"/>
          <w:szCs w:val="24"/>
        </w:rPr>
        <w:t>Do not rewrite the full file</w:t>
      </w:r>
    </w:p>
    <w:p w14:paraId="04A5EDD9" w14:textId="77777777" w:rsidR="00415AEF" w:rsidRPr="008953FB" w:rsidRDefault="00415AEF" w:rsidP="00EF0818">
      <w:pPr>
        <w:numPr>
          <w:ilvl w:val="0"/>
          <w:numId w:val="73"/>
        </w:numPr>
        <w:tabs>
          <w:tab w:val="clear" w:pos="720"/>
          <w:tab w:val="num" w:pos="2880"/>
        </w:tabs>
        <w:ind w:left="288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Run </w:t>
      </w:r>
      <w:proofErr w:type="spellStart"/>
      <w:r w:rsidRPr="008953FB">
        <w:rPr>
          <w:rFonts w:asciiTheme="majorBidi" w:hAnsiTheme="majorBidi" w:cstheme="majorBidi"/>
          <w:bCs/>
          <w:color w:val="auto"/>
          <w:sz w:val="24"/>
          <w:szCs w:val="24"/>
        </w:rPr>
        <w:t>mvn</w:t>
      </w:r>
      <w:proofErr w:type="spellEnd"/>
      <w:r w:rsidRPr="008953FB">
        <w:rPr>
          <w:rFonts w:asciiTheme="majorBidi" w:hAnsiTheme="majorBidi" w:cstheme="majorBidi"/>
          <w:bCs/>
          <w:color w:val="auto"/>
          <w:sz w:val="24"/>
          <w:szCs w:val="24"/>
        </w:rPr>
        <w:t xml:space="preserve"> test and ensure all previous and current tests pass</w:t>
      </w:r>
    </w:p>
    <w:p w14:paraId="6CA258F3" w14:textId="77777777" w:rsidR="00415AEF" w:rsidRPr="008953FB" w:rsidRDefault="00415AEF" w:rsidP="00EF0818">
      <w:pPr>
        <w:numPr>
          <w:ilvl w:val="0"/>
          <w:numId w:val="73"/>
        </w:numPr>
        <w:tabs>
          <w:tab w:val="clear" w:pos="720"/>
          <w:tab w:val="num" w:pos="2880"/>
        </w:tabs>
        <w:ind w:left="2880"/>
        <w:rPr>
          <w:rFonts w:asciiTheme="majorBidi" w:hAnsiTheme="majorBidi" w:cstheme="majorBidi"/>
          <w:bCs/>
          <w:color w:val="auto"/>
          <w:sz w:val="24"/>
          <w:szCs w:val="24"/>
        </w:rPr>
      </w:pPr>
      <w:r w:rsidRPr="008953FB">
        <w:rPr>
          <w:rFonts w:asciiTheme="majorBidi" w:hAnsiTheme="majorBidi" w:cstheme="majorBidi"/>
          <w:bCs/>
          <w:color w:val="auto"/>
          <w:sz w:val="24"/>
          <w:szCs w:val="24"/>
        </w:rPr>
        <w:t>Update CHANGELOG.md with the Step 2 changes</w:t>
      </w:r>
    </w:p>
    <w:p w14:paraId="1AF8488C" w14:textId="77777777" w:rsidR="00783E2B" w:rsidRPr="008953FB" w:rsidRDefault="00415AEF" w:rsidP="00EF0818">
      <w:pPr>
        <w:numPr>
          <w:ilvl w:val="0"/>
          <w:numId w:val="73"/>
        </w:numPr>
        <w:tabs>
          <w:tab w:val="clear" w:pos="720"/>
          <w:tab w:val="num" w:pos="2880"/>
        </w:tabs>
        <w:ind w:left="288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Update TEST_EXPLANATION.md explaining: </w:t>
      </w:r>
    </w:p>
    <w:p w14:paraId="54892F94" w14:textId="5E04682B" w:rsidR="00783E2B" w:rsidRPr="008953FB" w:rsidRDefault="00415AEF" w:rsidP="00EF0818">
      <w:pPr>
        <w:numPr>
          <w:ilvl w:val="2"/>
          <w:numId w:val="79"/>
        </w:numPr>
        <w:ind w:left="3600"/>
        <w:rPr>
          <w:rFonts w:asciiTheme="majorBidi" w:hAnsiTheme="majorBidi" w:cstheme="majorBidi"/>
          <w:bCs/>
          <w:color w:val="auto"/>
          <w:sz w:val="24"/>
          <w:szCs w:val="24"/>
        </w:rPr>
      </w:pPr>
      <w:r w:rsidRPr="008953FB">
        <w:rPr>
          <w:rFonts w:asciiTheme="majorBidi" w:hAnsiTheme="majorBidi" w:cstheme="majorBidi"/>
          <w:bCs/>
          <w:color w:val="auto"/>
          <w:sz w:val="24"/>
          <w:szCs w:val="24"/>
        </w:rPr>
        <w:t>which new test was added</w:t>
      </w:r>
    </w:p>
    <w:p w14:paraId="05C39E80" w14:textId="2E9F8EF2" w:rsidR="00783E2B" w:rsidRPr="008953FB" w:rsidRDefault="00415AEF" w:rsidP="00EF0818">
      <w:pPr>
        <w:numPr>
          <w:ilvl w:val="2"/>
          <w:numId w:val="79"/>
        </w:numPr>
        <w:ind w:left="3600"/>
        <w:rPr>
          <w:rFonts w:asciiTheme="majorBidi" w:hAnsiTheme="majorBidi" w:cstheme="majorBidi"/>
          <w:bCs/>
          <w:color w:val="auto"/>
          <w:sz w:val="24"/>
          <w:szCs w:val="24"/>
        </w:rPr>
      </w:pPr>
      <w:proofErr w:type="gramStart"/>
      <w:r w:rsidRPr="008953FB">
        <w:rPr>
          <w:rFonts w:asciiTheme="majorBidi" w:hAnsiTheme="majorBidi" w:cstheme="majorBidi"/>
          <w:bCs/>
          <w:color w:val="auto"/>
          <w:sz w:val="24"/>
          <w:szCs w:val="24"/>
        </w:rPr>
        <w:t>what</w:t>
      </w:r>
      <w:proofErr w:type="gramEnd"/>
      <w:r w:rsidRPr="008953FB">
        <w:rPr>
          <w:rFonts w:asciiTheme="majorBidi" w:hAnsiTheme="majorBidi" w:cstheme="majorBidi"/>
          <w:bCs/>
          <w:color w:val="auto"/>
          <w:sz w:val="24"/>
          <w:szCs w:val="24"/>
        </w:rPr>
        <w:t xml:space="preserve"> code was modified</w:t>
      </w:r>
    </w:p>
    <w:p w14:paraId="4F3FD96F" w14:textId="264E9F00" w:rsidR="00783E2B" w:rsidRPr="008953FB" w:rsidRDefault="00415AEF" w:rsidP="00EF0818">
      <w:pPr>
        <w:numPr>
          <w:ilvl w:val="2"/>
          <w:numId w:val="79"/>
        </w:numPr>
        <w:ind w:left="3600"/>
        <w:rPr>
          <w:rFonts w:asciiTheme="majorBidi" w:hAnsiTheme="majorBidi" w:cstheme="majorBidi"/>
          <w:bCs/>
          <w:color w:val="auto"/>
          <w:sz w:val="24"/>
          <w:szCs w:val="24"/>
        </w:rPr>
      </w:pPr>
      <w:r w:rsidRPr="008953FB">
        <w:rPr>
          <w:rFonts w:asciiTheme="majorBidi" w:hAnsiTheme="majorBidi" w:cstheme="majorBidi"/>
          <w:bCs/>
          <w:color w:val="auto"/>
          <w:sz w:val="24"/>
          <w:szCs w:val="24"/>
        </w:rPr>
        <w:lastRenderedPageBreak/>
        <w:t xml:space="preserve">why the test now passes </w:t>
      </w:r>
    </w:p>
    <w:p w14:paraId="2B3B482E" w14:textId="7F70F273" w:rsidR="00415AEF" w:rsidRPr="008953FB" w:rsidRDefault="00415AEF" w:rsidP="00EF0818">
      <w:pPr>
        <w:numPr>
          <w:ilvl w:val="2"/>
          <w:numId w:val="79"/>
        </w:numPr>
        <w:ind w:left="3600"/>
        <w:rPr>
          <w:rFonts w:asciiTheme="majorBidi" w:hAnsiTheme="majorBidi" w:cstheme="majorBidi"/>
          <w:bCs/>
          <w:color w:val="auto"/>
          <w:sz w:val="24"/>
          <w:szCs w:val="24"/>
        </w:rPr>
      </w:pPr>
      <w:r w:rsidRPr="008953FB">
        <w:rPr>
          <w:rFonts w:asciiTheme="majorBidi" w:hAnsiTheme="majorBidi" w:cstheme="majorBidi"/>
          <w:bCs/>
          <w:color w:val="auto"/>
          <w:sz w:val="24"/>
          <w:szCs w:val="24"/>
        </w:rPr>
        <w:t>whether the modification was incremental or refactoring</w:t>
      </w:r>
    </w:p>
    <w:p w14:paraId="1C4CE7C0"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LLM updated the </w:t>
      </w:r>
      <w:proofErr w:type="gramStart"/>
      <w:r w:rsidRPr="008953FB">
        <w:rPr>
          <w:rFonts w:asciiTheme="majorBidi" w:hAnsiTheme="majorBidi" w:cstheme="majorBidi"/>
          <w:bCs/>
          <w:color w:val="auto"/>
          <w:sz w:val="24"/>
          <w:szCs w:val="24"/>
        </w:rPr>
        <w:t>subtract(</w:t>
      </w:r>
      <w:proofErr w:type="gramEnd"/>
      <w:r w:rsidRPr="008953FB">
        <w:rPr>
          <w:rFonts w:asciiTheme="majorBidi" w:hAnsiTheme="majorBidi" w:cstheme="majorBidi"/>
          <w:bCs/>
          <w:color w:val="auto"/>
          <w:sz w:val="24"/>
          <w:szCs w:val="24"/>
        </w:rPr>
        <w:t>) implementation incrementally while preserving all existing behavior. In addition to modifying the implementation, the AI tool was also instructed to update project documentation files and explain the reasoning behind the changes.</w:t>
      </w:r>
    </w:p>
    <w:p w14:paraId="4D637ED3"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This stage expanded the experiment beyond simple code generation into maintainability analysis, AI-generated documentation, incremental reasoning, and traceability.</w:t>
      </w:r>
    </w:p>
    <w:p w14:paraId="7D0548D4"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After the modification, all tests continued passing successfully.</w:t>
      </w:r>
    </w:p>
    <w:p w14:paraId="4FE5709F" w14:textId="77777777" w:rsidR="00EA15FF" w:rsidRPr="008953FB" w:rsidRDefault="00415AEF" w:rsidP="00EF0818">
      <w:pPr>
        <w:ind w:left="2160" w:firstLine="0"/>
        <w:rPr>
          <w:rFonts w:asciiTheme="majorBidi" w:hAnsiTheme="majorBidi" w:cstheme="majorBidi"/>
          <w:b/>
          <w:bCs/>
          <w:color w:val="auto"/>
          <w:sz w:val="24"/>
          <w:szCs w:val="24"/>
        </w:rPr>
      </w:pPr>
      <w:r w:rsidRPr="008953FB">
        <w:rPr>
          <w:rFonts w:asciiTheme="majorBidi" w:hAnsiTheme="majorBidi" w:cstheme="majorBidi"/>
          <w:b/>
          <w:bCs/>
          <w:color w:val="auto"/>
          <w:sz w:val="24"/>
          <w:szCs w:val="24"/>
        </w:rPr>
        <w:t>Step 3 – Edge Case and Automatic Debugging</w:t>
      </w:r>
    </w:p>
    <w:p w14:paraId="4EC7E799" w14:textId="40BDE420"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 In the third experimental stage, a new failing test named </w:t>
      </w:r>
      <w:proofErr w:type="spellStart"/>
      <w:r w:rsidRPr="008953FB">
        <w:rPr>
          <w:rFonts w:asciiTheme="majorBidi" w:hAnsiTheme="majorBidi" w:cstheme="majorBidi"/>
          <w:bCs/>
          <w:color w:val="auto"/>
          <w:sz w:val="24"/>
          <w:szCs w:val="24"/>
        </w:rPr>
        <w:t>testEmptyAccount_WithdrawThrowsException</w:t>
      </w:r>
      <w:proofErr w:type="spellEnd"/>
      <w:r w:rsidRPr="008953FB">
        <w:rPr>
          <w:rFonts w:asciiTheme="majorBidi" w:hAnsiTheme="majorBidi" w:cstheme="majorBidi"/>
          <w:bCs/>
          <w:color w:val="auto"/>
          <w:sz w:val="24"/>
          <w:szCs w:val="24"/>
        </w:rPr>
        <w:t xml:space="preserve"> was introduced. The purpose of the test was to validate a business rule requiring the system to throw an </w:t>
      </w:r>
      <w:proofErr w:type="spellStart"/>
      <w:r w:rsidRPr="008953FB">
        <w:rPr>
          <w:rFonts w:asciiTheme="majorBidi" w:hAnsiTheme="majorBidi" w:cstheme="majorBidi"/>
          <w:bCs/>
          <w:color w:val="auto"/>
          <w:sz w:val="24"/>
          <w:szCs w:val="24"/>
        </w:rPr>
        <w:t>IllegalStateException</w:t>
      </w:r>
      <w:proofErr w:type="spellEnd"/>
      <w:r w:rsidRPr="008953FB">
        <w:rPr>
          <w:rFonts w:asciiTheme="majorBidi" w:hAnsiTheme="majorBidi" w:cstheme="majorBidi"/>
          <w:bCs/>
          <w:color w:val="auto"/>
          <w:sz w:val="24"/>
          <w:szCs w:val="24"/>
        </w:rPr>
        <w:t xml:space="preserve"> whenever a withdrawal operation is attempted on an empty account.</w:t>
      </w:r>
    </w:p>
    <w:p w14:paraId="660CB8B7" w14:textId="16168876"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Unlike the previous stages, no explicit prompt was provided instructing the AI agent how to solve the issue. Instead, the failing test was </w:t>
      </w:r>
      <w:r w:rsidR="00E406CD" w:rsidRPr="008953FB">
        <w:rPr>
          <w:rFonts w:asciiTheme="majorBidi" w:hAnsiTheme="majorBidi" w:cstheme="majorBidi"/>
          <w:bCs/>
          <w:color w:val="auto"/>
          <w:sz w:val="24"/>
          <w:szCs w:val="24"/>
        </w:rPr>
        <w:t>added,</w:t>
      </w:r>
      <w:r w:rsidRPr="008953FB">
        <w:rPr>
          <w:rFonts w:asciiTheme="majorBidi" w:hAnsiTheme="majorBidi" w:cstheme="majorBidi"/>
          <w:bCs/>
          <w:color w:val="auto"/>
          <w:sz w:val="24"/>
          <w:szCs w:val="24"/>
        </w:rPr>
        <w:t xml:space="preserve"> and Maven tests were executed directly.</w:t>
      </w:r>
    </w:p>
    <w:p w14:paraId="1117200C"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After detecting the failure, the AI agent autonomously responded with the message “What’s wrong? Fix”. Once approval was given, the LLM diagnosed the problem, updated the implementation, repaired the failing behavior, reran the tests, and restored the project into a fully passing state.</w:t>
      </w:r>
    </w:p>
    <w:p w14:paraId="3F351E7D"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This stage became one of the strongest observations in the experiment because it demonstrated autonomous debugging behavior without requiring a manually written corrective prompt.</w:t>
      </w:r>
    </w:p>
    <w:p w14:paraId="73DF68BD" w14:textId="77777777"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step also moved the experiment beyond simple arithmetic functionality into edge-case handling, exception management, business-rule validation, and state-dependent logic. These scenarios are significantly more difficult for AI systems than basic positive-path implementations.</w:t>
      </w:r>
    </w:p>
    <w:p w14:paraId="5CC217DD" w14:textId="0C0BF498" w:rsidR="00415AEF" w:rsidRPr="008953FB" w:rsidRDefault="00415AEF" w:rsidP="00EF0818">
      <w:pPr>
        <w:ind w:left="216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experiment demonstrated that the AI tool </w:t>
      </w:r>
      <w:r w:rsidR="00D2269B" w:rsidRPr="008953FB">
        <w:rPr>
          <w:rFonts w:asciiTheme="majorBidi" w:hAnsiTheme="majorBidi" w:cstheme="majorBidi"/>
          <w:bCs/>
          <w:color w:val="auto"/>
          <w:sz w:val="24"/>
          <w:szCs w:val="24"/>
        </w:rPr>
        <w:t>could identify</w:t>
      </w:r>
      <w:r w:rsidRPr="008953FB">
        <w:rPr>
          <w:rFonts w:asciiTheme="majorBidi" w:hAnsiTheme="majorBidi" w:cstheme="majorBidi"/>
          <w:bCs/>
          <w:color w:val="auto"/>
          <w:sz w:val="24"/>
          <w:szCs w:val="24"/>
        </w:rPr>
        <w:t xml:space="preserve"> failing behavior automatically, proposing fixes independently, preserving previous functionality, repairing the implementation incrementally, and validating correctness through automated testing.</w:t>
      </w:r>
    </w:p>
    <w:p w14:paraId="1DE61F0A" w14:textId="4BD53F9F" w:rsidR="00480021" w:rsidRPr="00C91023" w:rsidRDefault="00415AEF" w:rsidP="00C91023">
      <w:pPr>
        <w:pStyle w:val="ListParagraph"/>
        <w:numPr>
          <w:ilvl w:val="2"/>
          <w:numId w:val="74"/>
        </w:numPr>
        <w:rPr>
          <w:rFonts w:asciiTheme="majorBidi" w:hAnsiTheme="majorBidi" w:cstheme="majorBidi"/>
          <w:b/>
          <w:color w:val="auto"/>
          <w:sz w:val="24"/>
          <w:szCs w:val="24"/>
        </w:rPr>
      </w:pPr>
      <w:r w:rsidRPr="00EF0818">
        <w:rPr>
          <w:rFonts w:asciiTheme="majorBidi" w:hAnsiTheme="majorBidi" w:cstheme="majorBidi"/>
          <w:b/>
          <w:color w:val="auto"/>
          <w:sz w:val="24"/>
          <w:szCs w:val="24"/>
        </w:rPr>
        <w:t>Version Control and Experiment Tracking</w:t>
      </w:r>
    </w:p>
    <w:p w14:paraId="1D1A6735" w14:textId="36EA5ACC" w:rsidR="00415AEF" w:rsidRPr="008953FB" w:rsidRDefault="00415AEF" w:rsidP="00EF0818">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During the experiment, Git and GitHub were integrated into the workflow </w:t>
      </w:r>
      <w:proofErr w:type="gramStart"/>
      <w:r w:rsidRPr="008953FB">
        <w:rPr>
          <w:rFonts w:asciiTheme="majorBidi" w:hAnsiTheme="majorBidi" w:cstheme="majorBidi"/>
          <w:bCs/>
          <w:color w:val="auto"/>
          <w:sz w:val="24"/>
          <w:szCs w:val="24"/>
        </w:rPr>
        <w:t>in order to</w:t>
      </w:r>
      <w:proofErr w:type="gramEnd"/>
      <w:r w:rsidRPr="008953FB">
        <w:rPr>
          <w:rFonts w:asciiTheme="majorBidi" w:hAnsiTheme="majorBidi" w:cstheme="majorBidi"/>
          <w:bCs/>
          <w:color w:val="auto"/>
          <w:sz w:val="24"/>
          <w:szCs w:val="24"/>
        </w:rPr>
        <w:t xml:space="preserve"> support reproducibility and long-term experiment tracking.</w:t>
      </w:r>
    </w:p>
    <w:p w14:paraId="18F621A4" w14:textId="77777777" w:rsidR="00415AEF" w:rsidRPr="008953FB" w:rsidRDefault="00415AEF" w:rsidP="00EF0818">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project was initialized as a Git repository and connected to GitHub. This allows future analysis of incremental code differences, rewrite </w:t>
      </w:r>
      <w:r w:rsidRPr="008953FB">
        <w:rPr>
          <w:rFonts w:asciiTheme="majorBidi" w:hAnsiTheme="majorBidi" w:cstheme="majorBidi"/>
          <w:bCs/>
          <w:color w:val="auto"/>
          <w:sz w:val="24"/>
          <w:szCs w:val="24"/>
        </w:rPr>
        <w:lastRenderedPageBreak/>
        <w:t>percentages, AI-generated diffs, and the evolution of the implementation across multiple TDD iterations.</w:t>
      </w:r>
    </w:p>
    <w:p w14:paraId="35754BB3" w14:textId="77777777" w:rsidR="00415AEF" w:rsidRPr="008953FB" w:rsidRDefault="00415AEF" w:rsidP="00EF0818">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integration of version control became an important aspect of the research methodology because it enables reproducibility, traceability, and quantitative analysis of AI-generated modifications over time.</w:t>
      </w:r>
    </w:p>
    <w:p w14:paraId="188CC076" w14:textId="07CDF364" w:rsidR="00EA15FF" w:rsidRPr="00A12802" w:rsidRDefault="00415AEF" w:rsidP="00145B27">
      <w:pPr>
        <w:pStyle w:val="ListParagraph"/>
        <w:numPr>
          <w:ilvl w:val="2"/>
          <w:numId w:val="74"/>
        </w:numPr>
        <w:rPr>
          <w:rFonts w:asciiTheme="majorBidi" w:hAnsiTheme="majorBidi" w:cstheme="majorBidi"/>
          <w:b/>
          <w:color w:val="auto"/>
          <w:sz w:val="24"/>
          <w:szCs w:val="24"/>
        </w:rPr>
      </w:pPr>
      <w:r w:rsidRPr="00A12802">
        <w:rPr>
          <w:rFonts w:asciiTheme="majorBidi" w:hAnsiTheme="majorBidi" w:cstheme="majorBidi"/>
          <w:b/>
          <w:bCs/>
          <w:color w:val="auto"/>
          <w:sz w:val="24"/>
          <w:szCs w:val="24"/>
        </w:rPr>
        <w:t>Main Observations So Far</w:t>
      </w:r>
      <w:r w:rsidRPr="00A12802">
        <w:rPr>
          <w:rFonts w:asciiTheme="majorBidi" w:hAnsiTheme="majorBidi" w:cstheme="majorBidi"/>
          <w:b/>
          <w:color w:val="auto"/>
          <w:sz w:val="24"/>
          <w:szCs w:val="24"/>
        </w:rPr>
        <w:t xml:space="preserve"> </w:t>
      </w:r>
    </w:p>
    <w:p w14:paraId="6FE5D190" w14:textId="353DA26B" w:rsidR="00415AEF" w:rsidRPr="008953FB" w:rsidRDefault="00415AEF" w:rsidP="00A12802">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initial experiments demonstrated several important findings regarding AI-assisted software engineering workflows.</w:t>
      </w:r>
    </w:p>
    <w:p w14:paraId="5EA582B6" w14:textId="2D32CC7B" w:rsidR="00415AEF" w:rsidRPr="008953FB" w:rsidRDefault="00415AEF" w:rsidP="00A12802">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experiment showed that AI coding agents </w:t>
      </w:r>
      <w:r w:rsidR="006E3BAF" w:rsidRPr="008953FB">
        <w:rPr>
          <w:rFonts w:asciiTheme="majorBidi" w:hAnsiTheme="majorBidi" w:cstheme="majorBidi"/>
          <w:bCs/>
          <w:color w:val="auto"/>
          <w:sz w:val="24"/>
          <w:szCs w:val="24"/>
        </w:rPr>
        <w:t>can participate</w:t>
      </w:r>
      <w:r w:rsidRPr="008953FB">
        <w:rPr>
          <w:rFonts w:asciiTheme="majorBidi" w:hAnsiTheme="majorBidi" w:cstheme="majorBidi"/>
          <w:bCs/>
          <w:color w:val="auto"/>
          <w:sz w:val="24"/>
          <w:szCs w:val="24"/>
        </w:rPr>
        <w:t xml:space="preserve"> in iterative TDD workflows while preserving previously generated functionality. The LLM was able to update existing source code incrementally instead of fully rewriting implementations during every iteration.</w:t>
      </w:r>
    </w:p>
    <w:p w14:paraId="0E9474A2" w14:textId="77777777" w:rsidR="00415AEF" w:rsidRPr="008953FB" w:rsidRDefault="00415AEF" w:rsidP="00A12802">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AI agent also demonstrated the ability to debug and repair development environments automatically by diagnosing missing dependencies, restructuring project layouts, and configuring Maven and JUnit infrastructure.</w:t>
      </w:r>
    </w:p>
    <w:p w14:paraId="704B2FA2" w14:textId="77777777" w:rsidR="00415AEF" w:rsidRPr="008953FB" w:rsidRDefault="00415AEF" w:rsidP="00A12802">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Another important observation was the tendency of the LLM to anticipate future requirements before failing tests were introduced. This suggests that AI systems may not naturally follow strict Red-Green-Refactor discipline unless constrained carefully.</w:t>
      </w:r>
    </w:p>
    <w:p w14:paraId="391BC673" w14:textId="77777777" w:rsidR="009E2AD6" w:rsidRDefault="00415AEF" w:rsidP="003B36CE">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experiments further demonstrated that edge cases and business-rule constraints significantly increase the complexity of the reasoning process required from the AI system.</w:t>
      </w:r>
    </w:p>
    <w:p w14:paraId="75020F26" w14:textId="50C59A2F" w:rsidR="007A3E4A" w:rsidRPr="008953FB" w:rsidRDefault="00415AEF" w:rsidP="0014388C">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Finally, the combination of sequential test cases, immutable specifications, existing source code, and automated execution feedback created a highly structured environment for evaluating AI-assisted software engineering behavior.</w:t>
      </w:r>
    </w:p>
    <w:p w14:paraId="2CBCDF5F" w14:textId="6E1EFF51" w:rsidR="00EA15FF" w:rsidRPr="00A12802" w:rsidRDefault="00415AEF" w:rsidP="00EC1011">
      <w:pPr>
        <w:pStyle w:val="ListParagraph"/>
        <w:numPr>
          <w:ilvl w:val="2"/>
          <w:numId w:val="74"/>
        </w:numPr>
        <w:rPr>
          <w:rFonts w:asciiTheme="majorBidi" w:hAnsiTheme="majorBidi" w:cstheme="majorBidi"/>
          <w:b/>
          <w:color w:val="auto"/>
          <w:sz w:val="24"/>
          <w:szCs w:val="24"/>
        </w:rPr>
      </w:pPr>
      <w:r w:rsidRPr="00A12802">
        <w:rPr>
          <w:rFonts w:asciiTheme="majorBidi" w:hAnsiTheme="majorBidi" w:cstheme="majorBidi"/>
          <w:b/>
          <w:color w:val="auto"/>
          <w:sz w:val="24"/>
          <w:szCs w:val="24"/>
        </w:rPr>
        <w:t>Future Experimental Directions</w:t>
      </w:r>
    </w:p>
    <w:p w14:paraId="2071B1F4" w14:textId="23F9488E" w:rsidR="00415AEF" w:rsidRPr="008953FB" w:rsidRDefault="00415AEF" w:rsidP="00A12802">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The next planned stages of the project will include experiments involving currency mismatch validation, negative values, refactoring scenarios, more complex edge cases, API interaction workflows, rewrite percentage measurements, automated comparisons between multiple AI coding agents, debugging consistency analysis, and maintainability evaluation across long iterative development cycles.</w:t>
      </w:r>
    </w:p>
    <w:p w14:paraId="44C49D68" w14:textId="019DAF6A" w:rsidR="00415AEF" w:rsidRPr="008953FB" w:rsidRDefault="00415AEF" w:rsidP="00A12802">
      <w:pPr>
        <w:ind w:left="1800" w:firstLine="0"/>
        <w:rPr>
          <w:rFonts w:asciiTheme="majorBidi" w:hAnsiTheme="majorBidi" w:cstheme="majorBidi"/>
          <w:bCs/>
          <w:color w:val="auto"/>
          <w:sz w:val="24"/>
          <w:szCs w:val="24"/>
        </w:rPr>
      </w:pPr>
      <w:r w:rsidRPr="008953FB">
        <w:rPr>
          <w:rFonts w:asciiTheme="majorBidi" w:hAnsiTheme="majorBidi" w:cstheme="majorBidi"/>
          <w:bCs/>
          <w:color w:val="auto"/>
          <w:sz w:val="24"/>
          <w:szCs w:val="24"/>
        </w:rPr>
        <w:t xml:space="preserve">The long-term objective of the research is to determine whether AI systems can reliably operate as fully autonomous participants in a strict </w:t>
      </w:r>
      <w:r w:rsidR="002C1FFC" w:rsidRPr="008953FB">
        <w:rPr>
          <w:rFonts w:asciiTheme="majorBidi" w:hAnsiTheme="majorBidi" w:cstheme="majorBidi"/>
          <w:bCs/>
          <w:color w:val="auto"/>
          <w:sz w:val="24"/>
          <w:szCs w:val="24"/>
        </w:rPr>
        <w:t>TDD</w:t>
      </w:r>
      <w:r w:rsidRPr="008953FB">
        <w:rPr>
          <w:rFonts w:asciiTheme="majorBidi" w:hAnsiTheme="majorBidi" w:cstheme="majorBidi"/>
          <w:bCs/>
          <w:color w:val="auto"/>
          <w:sz w:val="24"/>
          <w:szCs w:val="24"/>
        </w:rPr>
        <w:t xml:space="preserve"> lifecycle.</w:t>
      </w:r>
    </w:p>
    <w:p w14:paraId="0C4FF247" w14:textId="44DE33AC" w:rsidR="000D160C" w:rsidRPr="008953FB" w:rsidRDefault="00FD04E0" w:rsidP="001369E0">
      <w:pPr>
        <w:ind w:left="720" w:firstLine="0"/>
        <w:rPr>
          <w:rFonts w:asciiTheme="majorBidi" w:hAnsiTheme="majorBidi" w:cstheme="majorBidi"/>
          <w:b/>
          <w:bCs/>
          <w:color w:val="auto"/>
          <w:sz w:val="24"/>
          <w:szCs w:val="24"/>
        </w:rPr>
      </w:pPr>
      <w:r w:rsidRPr="00A12802">
        <w:rPr>
          <w:rFonts w:asciiTheme="majorBidi" w:hAnsiTheme="majorBidi" w:cstheme="majorBidi"/>
          <w:color w:val="auto"/>
          <w:sz w:val="24"/>
          <w:szCs w:val="24"/>
        </w:rPr>
        <w:t>2.4.</w:t>
      </w:r>
      <w:r>
        <w:rPr>
          <w:rFonts w:asciiTheme="majorBidi" w:hAnsiTheme="majorBidi" w:cstheme="majorBidi"/>
          <w:b/>
          <w:bCs/>
          <w:color w:val="auto"/>
          <w:sz w:val="24"/>
          <w:szCs w:val="24"/>
        </w:rPr>
        <w:t xml:space="preserve"> </w:t>
      </w:r>
      <w:r w:rsidR="00A12802">
        <w:rPr>
          <w:rFonts w:asciiTheme="majorBidi" w:hAnsiTheme="majorBidi" w:cstheme="majorBidi"/>
          <w:b/>
          <w:bCs/>
          <w:color w:val="auto"/>
          <w:sz w:val="24"/>
          <w:szCs w:val="24"/>
        </w:rPr>
        <w:t>Experiment</w:t>
      </w:r>
      <w:r w:rsidR="00A12802" w:rsidRPr="008953FB">
        <w:rPr>
          <w:rFonts w:asciiTheme="majorBidi" w:hAnsiTheme="majorBidi" w:cstheme="majorBidi"/>
          <w:b/>
          <w:bCs/>
          <w:color w:val="auto"/>
          <w:sz w:val="24"/>
          <w:szCs w:val="24"/>
        </w:rPr>
        <w:t xml:space="preserve"> </w:t>
      </w:r>
      <w:r w:rsidR="00006587" w:rsidRPr="008953FB">
        <w:rPr>
          <w:rFonts w:asciiTheme="majorBidi" w:hAnsiTheme="majorBidi" w:cstheme="majorBidi"/>
          <w:b/>
          <w:bCs/>
          <w:color w:val="auto"/>
          <w:sz w:val="24"/>
          <w:szCs w:val="24"/>
        </w:rPr>
        <w:t>2</w:t>
      </w:r>
      <w:r w:rsidR="000D160C" w:rsidRPr="008953FB">
        <w:rPr>
          <w:rFonts w:asciiTheme="majorBidi" w:hAnsiTheme="majorBidi" w:cstheme="majorBidi"/>
          <w:b/>
          <w:bCs/>
          <w:color w:val="auto"/>
          <w:sz w:val="24"/>
          <w:szCs w:val="24"/>
        </w:rPr>
        <w:t xml:space="preserve"> – Initial TDD &amp; AI Evaluation Using Aider</w:t>
      </w:r>
      <w:r w:rsidR="001369E0" w:rsidRPr="00A12802">
        <w:rPr>
          <w:rFonts w:asciiTheme="majorBidi" w:hAnsiTheme="majorBidi" w:cstheme="majorBidi"/>
          <w:sz w:val="24"/>
          <w:szCs w:val="24"/>
        </w:rPr>
        <w:t xml:space="preserve"> </w:t>
      </w:r>
      <w:r w:rsidR="001369E0" w:rsidRPr="008953FB">
        <w:rPr>
          <w:rFonts w:asciiTheme="majorBidi" w:hAnsiTheme="majorBidi" w:cstheme="majorBidi"/>
          <w:b/>
          <w:bCs/>
          <w:color w:val="auto"/>
          <w:sz w:val="24"/>
          <w:szCs w:val="24"/>
        </w:rPr>
        <w:t>(Claude Sonnet Baseline)</w:t>
      </w:r>
    </w:p>
    <w:p w14:paraId="2D29ECE2" w14:textId="77777777" w:rsidR="00A41A2E" w:rsidRDefault="00FD04E0" w:rsidP="00EC1011">
      <w:pPr>
        <w:ind w:left="1440" w:firstLine="0"/>
        <w:rPr>
          <w:rFonts w:asciiTheme="majorBidi" w:hAnsiTheme="majorBidi" w:cstheme="majorBidi"/>
          <w:color w:val="auto"/>
          <w:sz w:val="24"/>
          <w:szCs w:val="24"/>
        </w:rPr>
      </w:pPr>
      <w:r w:rsidRPr="00EC1011">
        <w:rPr>
          <w:rFonts w:asciiTheme="majorBidi" w:hAnsiTheme="majorBidi" w:cstheme="majorBidi"/>
          <w:color w:val="auto"/>
          <w:sz w:val="24"/>
          <w:szCs w:val="24"/>
        </w:rPr>
        <w:t>2.4.1.</w:t>
      </w:r>
      <w:r>
        <w:rPr>
          <w:rFonts w:asciiTheme="majorBidi" w:hAnsiTheme="majorBidi" w:cstheme="majorBidi"/>
          <w:b/>
          <w:bCs/>
          <w:color w:val="auto"/>
          <w:sz w:val="24"/>
          <w:szCs w:val="24"/>
        </w:rPr>
        <w:t xml:space="preserve"> </w:t>
      </w:r>
      <w:r w:rsidR="000E1ADF" w:rsidRPr="008953FB">
        <w:rPr>
          <w:rFonts w:asciiTheme="majorBidi" w:hAnsiTheme="majorBidi" w:cstheme="majorBidi"/>
          <w:b/>
          <w:bCs/>
          <w:color w:val="auto"/>
          <w:sz w:val="24"/>
          <w:szCs w:val="24"/>
        </w:rPr>
        <w:t>Objective of the Experiment</w:t>
      </w:r>
      <w:r w:rsidR="000E1ADF" w:rsidRPr="008953FB">
        <w:rPr>
          <w:rFonts w:asciiTheme="majorBidi" w:hAnsiTheme="majorBidi" w:cstheme="majorBidi"/>
          <w:color w:val="auto"/>
          <w:sz w:val="24"/>
          <w:szCs w:val="24"/>
        </w:rPr>
        <w:t xml:space="preserve"> </w:t>
      </w:r>
    </w:p>
    <w:p w14:paraId="33967B76" w14:textId="2AAC4042" w:rsidR="000E1ADF" w:rsidRPr="008953FB" w:rsidRDefault="000E1ADF" w:rsidP="00EC1011">
      <w:pPr>
        <w:ind w:left="2160" w:firstLine="0"/>
        <w:rPr>
          <w:rFonts w:asciiTheme="majorBidi" w:hAnsiTheme="majorBidi" w:cstheme="majorBidi"/>
          <w:color w:val="auto"/>
          <w:sz w:val="24"/>
          <w:szCs w:val="24"/>
        </w:rPr>
      </w:pPr>
      <w:r w:rsidRPr="008953FB">
        <w:rPr>
          <w:rFonts w:asciiTheme="majorBidi" w:hAnsiTheme="majorBidi" w:cstheme="majorBidi"/>
          <w:color w:val="auto"/>
          <w:sz w:val="24"/>
          <w:szCs w:val="24"/>
        </w:rPr>
        <w:t xml:space="preserve">The purpose of this experiment was to evaluate whether an </w:t>
      </w:r>
      <w:r w:rsidR="00D477F5" w:rsidRPr="008953FB">
        <w:rPr>
          <w:rFonts w:asciiTheme="majorBidi" w:hAnsiTheme="majorBidi" w:cstheme="majorBidi"/>
          <w:color w:val="auto"/>
          <w:sz w:val="24"/>
          <w:szCs w:val="24"/>
        </w:rPr>
        <w:t xml:space="preserve">LLM </w:t>
      </w:r>
      <w:r w:rsidRPr="008953FB">
        <w:rPr>
          <w:rFonts w:asciiTheme="majorBidi" w:hAnsiTheme="majorBidi" w:cstheme="majorBidi"/>
          <w:color w:val="auto"/>
          <w:sz w:val="24"/>
          <w:szCs w:val="24"/>
        </w:rPr>
        <w:t xml:space="preserve">-based coding tool can </w:t>
      </w:r>
      <w:r w:rsidR="00E71594" w:rsidRPr="008953FB">
        <w:rPr>
          <w:rFonts w:asciiTheme="majorBidi" w:hAnsiTheme="majorBidi" w:cstheme="majorBidi"/>
          <w:color w:val="auto"/>
          <w:sz w:val="24"/>
          <w:szCs w:val="24"/>
        </w:rPr>
        <w:t xml:space="preserve">be used </w:t>
      </w:r>
      <w:r w:rsidRPr="008953FB">
        <w:rPr>
          <w:rFonts w:asciiTheme="majorBidi" w:hAnsiTheme="majorBidi" w:cstheme="majorBidi"/>
          <w:color w:val="auto"/>
          <w:sz w:val="24"/>
          <w:szCs w:val="24"/>
        </w:rPr>
        <w:t xml:space="preserve">in a strict TDD workflow while maintaining </w:t>
      </w:r>
      <w:r w:rsidRPr="008953FB">
        <w:rPr>
          <w:rFonts w:asciiTheme="majorBidi" w:hAnsiTheme="majorBidi" w:cstheme="majorBidi"/>
          <w:color w:val="auto"/>
          <w:sz w:val="24"/>
          <w:szCs w:val="24"/>
        </w:rPr>
        <w:lastRenderedPageBreak/>
        <w:t>incremental updates to existing code, rather than rewriting the implementation from scratch during every iteration.</w:t>
      </w:r>
    </w:p>
    <w:p w14:paraId="19FCE632" w14:textId="77777777" w:rsidR="00F20DDA" w:rsidRPr="008953FB" w:rsidRDefault="000E1ADF" w:rsidP="00EC1011">
      <w:pPr>
        <w:ind w:left="2160" w:firstLine="0"/>
        <w:rPr>
          <w:rFonts w:asciiTheme="majorBidi" w:hAnsiTheme="majorBidi" w:cstheme="majorBidi"/>
          <w:color w:val="auto"/>
          <w:sz w:val="24"/>
          <w:szCs w:val="24"/>
        </w:rPr>
      </w:pPr>
      <w:r w:rsidRPr="008953FB">
        <w:rPr>
          <w:rFonts w:asciiTheme="majorBidi" w:hAnsiTheme="majorBidi" w:cstheme="majorBidi"/>
          <w:color w:val="auto"/>
          <w:sz w:val="24"/>
          <w:szCs w:val="24"/>
        </w:rPr>
        <w:t xml:space="preserve">The experiment was designed around several core principles: </w:t>
      </w:r>
    </w:p>
    <w:p w14:paraId="69F8BCE1" w14:textId="77777777" w:rsidR="001A48D7" w:rsidRPr="008953FB" w:rsidRDefault="000E1ADF" w:rsidP="00EC1011">
      <w:pPr>
        <w:pStyle w:val="ListParagraph"/>
        <w:numPr>
          <w:ilvl w:val="0"/>
          <w:numId w:val="80"/>
        </w:numPr>
        <w:ind w:left="2880"/>
        <w:rPr>
          <w:rFonts w:asciiTheme="majorBidi" w:hAnsiTheme="majorBidi" w:cstheme="majorBidi"/>
          <w:color w:val="auto"/>
          <w:sz w:val="24"/>
          <w:szCs w:val="24"/>
        </w:rPr>
      </w:pPr>
      <w:r w:rsidRPr="008953FB">
        <w:rPr>
          <w:rFonts w:asciiTheme="majorBidi" w:hAnsiTheme="majorBidi" w:cstheme="majorBidi"/>
          <w:color w:val="auto"/>
          <w:sz w:val="24"/>
          <w:szCs w:val="24"/>
        </w:rPr>
        <w:t>sequential TDD iterations,</w:t>
      </w:r>
    </w:p>
    <w:p w14:paraId="1B590A21" w14:textId="77777777" w:rsidR="001A48D7" w:rsidRPr="008953FB" w:rsidRDefault="000E1ADF" w:rsidP="00EC1011">
      <w:pPr>
        <w:pStyle w:val="ListParagraph"/>
        <w:numPr>
          <w:ilvl w:val="0"/>
          <w:numId w:val="80"/>
        </w:numPr>
        <w:ind w:left="2880"/>
        <w:rPr>
          <w:rFonts w:asciiTheme="majorBidi" w:hAnsiTheme="majorBidi" w:cstheme="majorBidi"/>
          <w:color w:val="auto"/>
          <w:sz w:val="24"/>
          <w:szCs w:val="24"/>
        </w:rPr>
      </w:pPr>
      <w:r w:rsidRPr="008953FB">
        <w:rPr>
          <w:rFonts w:asciiTheme="majorBidi" w:hAnsiTheme="majorBidi" w:cstheme="majorBidi"/>
          <w:color w:val="auto"/>
          <w:sz w:val="24"/>
          <w:szCs w:val="24"/>
        </w:rPr>
        <w:t xml:space="preserve"> an immutable specification file, </w:t>
      </w:r>
    </w:p>
    <w:p w14:paraId="74874116" w14:textId="77777777" w:rsidR="001A48D7" w:rsidRPr="008953FB" w:rsidRDefault="000E1ADF" w:rsidP="00EC1011">
      <w:pPr>
        <w:pStyle w:val="ListParagraph"/>
        <w:numPr>
          <w:ilvl w:val="0"/>
          <w:numId w:val="80"/>
        </w:numPr>
        <w:ind w:left="2880"/>
        <w:rPr>
          <w:rFonts w:asciiTheme="majorBidi" w:hAnsiTheme="majorBidi" w:cstheme="majorBidi"/>
          <w:color w:val="auto"/>
          <w:sz w:val="24"/>
          <w:szCs w:val="24"/>
        </w:rPr>
      </w:pPr>
      <w:r w:rsidRPr="008953FB">
        <w:rPr>
          <w:rFonts w:asciiTheme="majorBidi" w:hAnsiTheme="majorBidi" w:cstheme="majorBidi"/>
          <w:color w:val="auto"/>
          <w:sz w:val="24"/>
          <w:szCs w:val="24"/>
        </w:rPr>
        <w:t xml:space="preserve">preservation of previously generated source code, </w:t>
      </w:r>
    </w:p>
    <w:p w14:paraId="2E79412C" w14:textId="77777777" w:rsidR="001A48D7" w:rsidRPr="008953FB" w:rsidRDefault="000E1ADF" w:rsidP="00EC1011">
      <w:pPr>
        <w:pStyle w:val="ListParagraph"/>
        <w:numPr>
          <w:ilvl w:val="0"/>
          <w:numId w:val="80"/>
        </w:numPr>
        <w:ind w:left="2880"/>
        <w:rPr>
          <w:rFonts w:asciiTheme="majorBidi" w:hAnsiTheme="majorBidi" w:cstheme="majorBidi"/>
          <w:color w:val="auto"/>
          <w:sz w:val="24"/>
          <w:szCs w:val="24"/>
        </w:rPr>
      </w:pPr>
      <w:r w:rsidRPr="008953FB">
        <w:rPr>
          <w:rFonts w:asciiTheme="majorBidi" w:hAnsiTheme="majorBidi" w:cstheme="majorBidi"/>
          <w:color w:val="auto"/>
          <w:sz w:val="24"/>
          <w:szCs w:val="24"/>
        </w:rPr>
        <w:t xml:space="preserve">incremental maintenance of the implementation, </w:t>
      </w:r>
    </w:p>
    <w:p w14:paraId="015C2B13" w14:textId="77777777" w:rsidR="001A48D7" w:rsidRPr="008953FB" w:rsidRDefault="000E1ADF" w:rsidP="00EC1011">
      <w:pPr>
        <w:pStyle w:val="ListParagraph"/>
        <w:numPr>
          <w:ilvl w:val="0"/>
          <w:numId w:val="80"/>
        </w:numPr>
        <w:ind w:left="2880"/>
        <w:rPr>
          <w:rFonts w:asciiTheme="majorBidi" w:hAnsiTheme="majorBidi" w:cstheme="majorBidi"/>
          <w:color w:val="auto"/>
          <w:sz w:val="24"/>
          <w:szCs w:val="24"/>
        </w:rPr>
      </w:pPr>
      <w:r w:rsidRPr="008953FB">
        <w:rPr>
          <w:rFonts w:asciiTheme="majorBidi" w:hAnsiTheme="majorBidi" w:cstheme="majorBidi"/>
          <w:color w:val="auto"/>
          <w:sz w:val="24"/>
          <w:szCs w:val="24"/>
        </w:rPr>
        <w:t xml:space="preserve">automatic debugging capabilities, and </w:t>
      </w:r>
    </w:p>
    <w:p w14:paraId="2F0B2D71" w14:textId="32339EB4" w:rsidR="000E1ADF" w:rsidRPr="008953FB" w:rsidRDefault="000E1ADF" w:rsidP="00EC1011">
      <w:pPr>
        <w:pStyle w:val="ListParagraph"/>
        <w:numPr>
          <w:ilvl w:val="0"/>
          <w:numId w:val="80"/>
        </w:numPr>
        <w:ind w:left="2880"/>
        <w:rPr>
          <w:rFonts w:asciiTheme="majorBidi" w:hAnsiTheme="majorBidi" w:cstheme="majorBidi"/>
          <w:color w:val="auto"/>
          <w:sz w:val="24"/>
          <w:szCs w:val="24"/>
        </w:rPr>
      </w:pPr>
      <w:r w:rsidRPr="008953FB">
        <w:rPr>
          <w:rFonts w:asciiTheme="majorBidi" w:hAnsiTheme="majorBidi" w:cstheme="majorBidi"/>
          <w:color w:val="auto"/>
          <w:sz w:val="24"/>
          <w:szCs w:val="24"/>
        </w:rPr>
        <w:t>continuous execution of automated tests.</w:t>
      </w:r>
    </w:p>
    <w:p w14:paraId="50088B98" w14:textId="77777777" w:rsidR="00A41A2E" w:rsidRDefault="00A41A2E" w:rsidP="00EC1011">
      <w:pPr>
        <w:ind w:left="1440" w:firstLine="0"/>
        <w:rPr>
          <w:rFonts w:asciiTheme="majorBidi" w:hAnsiTheme="majorBidi" w:cstheme="majorBidi"/>
          <w:b/>
          <w:bCs/>
          <w:color w:val="auto"/>
          <w:sz w:val="24"/>
          <w:szCs w:val="24"/>
        </w:rPr>
      </w:pPr>
      <w:r w:rsidRPr="00EC1011">
        <w:rPr>
          <w:rFonts w:asciiTheme="majorBidi" w:hAnsiTheme="majorBidi" w:cstheme="majorBidi"/>
          <w:color w:val="auto"/>
          <w:sz w:val="24"/>
          <w:szCs w:val="24"/>
        </w:rPr>
        <w:t>2.4.2.</w:t>
      </w:r>
      <w:r>
        <w:rPr>
          <w:rFonts w:asciiTheme="majorBidi" w:hAnsiTheme="majorBidi" w:cstheme="majorBidi"/>
          <w:b/>
          <w:bCs/>
          <w:color w:val="auto"/>
          <w:sz w:val="24"/>
          <w:szCs w:val="24"/>
        </w:rPr>
        <w:t xml:space="preserve"> </w:t>
      </w:r>
      <w:r w:rsidR="000E1ADF" w:rsidRPr="008953FB">
        <w:rPr>
          <w:rFonts w:asciiTheme="majorBidi" w:hAnsiTheme="majorBidi" w:cstheme="majorBidi"/>
          <w:b/>
          <w:bCs/>
          <w:color w:val="auto"/>
          <w:sz w:val="24"/>
          <w:szCs w:val="24"/>
        </w:rPr>
        <w:t xml:space="preserve">Methodology Update: </w:t>
      </w:r>
      <w:r w:rsidR="00E94F47" w:rsidRPr="00EC1011">
        <w:rPr>
          <w:rFonts w:asciiTheme="majorBidi" w:hAnsiTheme="majorBidi" w:cstheme="majorBidi"/>
          <w:b/>
          <w:bCs/>
          <w:color w:val="auto"/>
          <w:sz w:val="24"/>
          <w:szCs w:val="24"/>
        </w:rPr>
        <w:t>LLM</w:t>
      </w:r>
      <w:r w:rsidR="000E1ADF" w:rsidRPr="008953FB">
        <w:rPr>
          <w:rFonts w:asciiTheme="majorBidi" w:hAnsiTheme="majorBidi" w:cstheme="majorBidi"/>
          <w:b/>
          <w:bCs/>
          <w:color w:val="auto"/>
          <w:sz w:val="24"/>
          <w:szCs w:val="24"/>
        </w:rPr>
        <w:t xml:space="preserve"> Model Pivot and Baseline Reset</w:t>
      </w:r>
    </w:p>
    <w:p w14:paraId="5FB34A77" w14:textId="323B9EA6" w:rsidR="008642D4" w:rsidRPr="008953FB" w:rsidRDefault="00B2323F" w:rsidP="00EC1011">
      <w:pPr>
        <w:ind w:left="2160" w:firstLine="0"/>
        <w:rPr>
          <w:rFonts w:asciiTheme="majorBidi" w:hAnsiTheme="majorBidi" w:cstheme="majorBidi"/>
          <w:color w:val="auto"/>
          <w:sz w:val="24"/>
          <w:szCs w:val="24"/>
          <w:rtl/>
        </w:rPr>
      </w:pPr>
      <w:r w:rsidRPr="008953FB">
        <w:rPr>
          <w:rFonts w:asciiTheme="majorBidi" w:hAnsiTheme="majorBidi" w:cstheme="majorBidi"/>
          <w:color w:val="auto"/>
          <w:sz w:val="24"/>
          <w:szCs w:val="24"/>
        </w:rPr>
        <w:t>During</w:t>
      </w:r>
      <w:r w:rsidR="00DE7CC4" w:rsidRPr="008953FB">
        <w:rPr>
          <w:rFonts w:asciiTheme="majorBidi" w:hAnsiTheme="majorBidi" w:cstheme="majorBidi"/>
          <w:color w:val="auto"/>
          <w:sz w:val="24"/>
          <w:szCs w:val="24"/>
        </w:rPr>
        <w:t xml:space="preserve"> </w:t>
      </w:r>
      <w:r w:rsidR="000E1ADF" w:rsidRPr="008953FB">
        <w:rPr>
          <w:rFonts w:asciiTheme="majorBidi" w:hAnsiTheme="majorBidi" w:cstheme="majorBidi"/>
          <w:color w:val="auto"/>
          <w:sz w:val="24"/>
          <w:szCs w:val="24"/>
        </w:rPr>
        <w:t xml:space="preserve">the initial phases of the experiment, the Aider agent was configured to use OpenAI’s o3-mini model. </w:t>
      </w:r>
      <w:r w:rsidR="00F15FD5" w:rsidRPr="008953FB">
        <w:rPr>
          <w:rFonts w:asciiTheme="majorBidi" w:hAnsiTheme="majorBidi" w:cstheme="majorBidi"/>
          <w:color w:val="auto"/>
          <w:sz w:val="24"/>
          <w:szCs w:val="24"/>
        </w:rPr>
        <w:t xml:space="preserve">However, empirical observation revealed specific functional limitations with the o3-mini model when executing strict TDD cycles. </w:t>
      </w:r>
    </w:p>
    <w:p w14:paraId="6A3D2532" w14:textId="77777777" w:rsidR="008642D4" w:rsidRPr="008953FB" w:rsidRDefault="00F15FD5" w:rsidP="00EC1011">
      <w:pPr>
        <w:ind w:left="2160" w:firstLine="0"/>
        <w:rPr>
          <w:rFonts w:asciiTheme="majorBidi" w:hAnsiTheme="majorBidi" w:cstheme="majorBidi"/>
          <w:color w:val="auto"/>
          <w:sz w:val="24"/>
          <w:szCs w:val="24"/>
          <w:rtl/>
        </w:rPr>
      </w:pPr>
      <w:r w:rsidRPr="008953FB">
        <w:rPr>
          <w:rFonts w:asciiTheme="majorBidi" w:hAnsiTheme="majorBidi" w:cstheme="majorBidi"/>
          <w:color w:val="auto"/>
          <w:sz w:val="24"/>
          <w:szCs w:val="24"/>
        </w:rPr>
        <w:t>Primarily, it consistently failed at surgical incremental edits (often rewriting entire files unnecessarily) and struggled with Java architectural constraints. For example, rather than creating separate public files for new classes, it would lazily hide new classes at the bottom of existing files (creating "ghost classes").</w:t>
      </w:r>
    </w:p>
    <w:p w14:paraId="23203FF8" w14:textId="43FD5F48" w:rsidR="000E1ADF" w:rsidRDefault="000E1ADF" w:rsidP="00EC1011">
      <w:pPr>
        <w:ind w:left="2160" w:firstLine="0"/>
        <w:rPr>
          <w:rFonts w:asciiTheme="majorBidi" w:hAnsiTheme="majorBidi" w:cstheme="majorBidi"/>
          <w:color w:val="auto"/>
          <w:sz w:val="24"/>
          <w:szCs w:val="24"/>
        </w:rPr>
      </w:pPr>
      <w:r w:rsidRPr="008953FB">
        <w:rPr>
          <w:rFonts w:asciiTheme="majorBidi" w:hAnsiTheme="majorBidi" w:cstheme="majorBidi"/>
          <w:color w:val="auto"/>
          <w:sz w:val="24"/>
          <w:szCs w:val="24"/>
        </w:rPr>
        <w:t xml:space="preserve">To ensure the validity and quality of the research, a decision was made to pivot the underlying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architecture to </w:t>
      </w:r>
      <w:proofErr w:type="spellStart"/>
      <w:r w:rsidRPr="008953FB">
        <w:rPr>
          <w:rFonts w:asciiTheme="majorBidi" w:hAnsiTheme="majorBidi" w:cstheme="majorBidi"/>
          <w:color w:val="auto"/>
          <w:sz w:val="24"/>
          <w:szCs w:val="24"/>
        </w:rPr>
        <w:t>Anthropic’s</w:t>
      </w:r>
      <w:proofErr w:type="spellEnd"/>
      <w:r w:rsidRPr="008953FB">
        <w:rPr>
          <w:rFonts w:asciiTheme="majorBidi" w:hAnsiTheme="majorBidi" w:cstheme="majorBidi"/>
          <w:color w:val="auto"/>
          <w:sz w:val="24"/>
          <w:szCs w:val="24"/>
        </w:rPr>
        <w:t xml:space="preserve"> </w:t>
      </w:r>
      <w:proofErr w:type="spellStart"/>
      <w:r w:rsidRPr="008953FB">
        <w:rPr>
          <w:rFonts w:asciiTheme="majorBidi" w:hAnsiTheme="majorBidi" w:cstheme="majorBidi"/>
          <w:color w:val="auto"/>
          <w:sz w:val="24"/>
          <w:szCs w:val="24"/>
        </w:rPr>
        <w:t>claude</w:t>
      </w:r>
      <w:proofErr w:type="spellEnd"/>
      <w:r w:rsidRPr="008953FB">
        <w:rPr>
          <w:rFonts w:asciiTheme="majorBidi" w:hAnsiTheme="majorBidi" w:cstheme="majorBidi"/>
          <w:color w:val="auto"/>
          <w:sz w:val="24"/>
          <w:szCs w:val="24"/>
        </w:rPr>
        <w:t xml:space="preserve">-sonnet (Claude 3.5 Sonnet), which is recognized for superior code-editing capabilities. To maintain scientific consistency and avoid cross-contamination of data, the entire experimental environment was wiped clean. The TDD process was completely restarted from "Step </w:t>
      </w:r>
      <w:r w:rsidRPr="008953FB">
        <w:rPr>
          <w:rFonts w:asciiTheme="majorBidi" w:hAnsiTheme="majorBidi" w:cstheme="majorBidi"/>
          <w:color w:val="auto"/>
          <w:sz w:val="24"/>
          <w:szCs w:val="24"/>
          <w:vertAlign w:val="subscript"/>
        </w:rPr>
        <w:t>0</w:t>
      </w:r>
      <w:r w:rsidRPr="008953FB">
        <w:rPr>
          <w:rFonts w:asciiTheme="majorBidi" w:hAnsiTheme="majorBidi" w:cstheme="majorBidi"/>
          <w:color w:val="auto"/>
          <w:sz w:val="24"/>
          <w:szCs w:val="24"/>
        </w:rPr>
        <w:t xml:space="preserve">" using exclusively the </w:t>
      </w:r>
      <w:proofErr w:type="spellStart"/>
      <w:r w:rsidRPr="008953FB">
        <w:rPr>
          <w:rFonts w:asciiTheme="majorBidi" w:hAnsiTheme="majorBidi" w:cstheme="majorBidi"/>
          <w:color w:val="auto"/>
          <w:sz w:val="24"/>
          <w:szCs w:val="24"/>
        </w:rPr>
        <w:t>claude</w:t>
      </w:r>
      <w:proofErr w:type="spellEnd"/>
      <w:r w:rsidRPr="008953FB">
        <w:rPr>
          <w:rFonts w:asciiTheme="majorBidi" w:hAnsiTheme="majorBidi" w:cstheme="majorBidi"/>
          <w:color w:val="auto"/>
          <w:sz w:val="24"/>
          <w:szCs w:val="24"/>
        </w:rPr>
        <w:t>-sonnet model. All results, logs, and observations documented in the subsequent sections of this report are strictly derived from this Sonnet-powered execution.</w:t>
      </w:r>
    </w:p>
    <w:p w14:paraId="42976855" w14:textId="4A0E15D8" w:rsidR="00A41A2E" w:rsidRDefault="00A41A2E" w:rsidP="00333F64">
      <w:pPr>
        <w:ind w:left="1440" w:firstLine="0"/>
        <w:rPr>
          <w:rFonts w:asciiTheme="majorBidi" w:hAnsiTheme="majorBidi" w:cstheme="majorBidi"/>
          <w:b/>
          <w:bCs/>
          <w:color w:val="auto"/>
          <w:sz w:val="24"/>
          <w:szCs w:val="24"/>
        </w:rPr>
      </w:pPr>
      <w:r w:rsidRPr="00333F64">
        <w:rPr>
          <w:rFonts w:asciiTheme="majorBidi" w:hAnsiTheme="majorBidi" w:cstheme="majorBidi"/>
          <w:color w:val="auto"/>
          <w:sz w:val="24"/>
          <w:szCs w:val="24"/>
        </w:rPr>
        <w:t>2.4.3.</w:t>
      </w:r>
      <w:r>
        <w:rPr>
          <w:rFonts w:asciiTheme="majorBidi" w:hAnsiTheme="majorBidi" w:cstheme="majorBidi"/>
          <w:b/>
          <w:bCs/>
          <w:color w:val="auto"/>
          <w:sz w:val="24"/>
          <w:szCs w:val="24"/>
        </w:rPr>
        <w:t xml:space="preserve"> </w:t>
      </w:r>
      <w:r w:rsidR="000E1ADF" w:rsidRPr="008953FB">
        <w:rPr>
          <w:rFonts w:asciiTheme="majorBidi" w:hAnsiTheme="majorBidi" w:cstheme="majorBidi"/>
          <w:b/>
          <w:bCs/>
          <w:color w:val="auto"/>
          <w:sz w:val="24"/>
          <w:szCs w:val="24"/>
        </w:rPr>
        <w:t>Initial Project Setup</w:t>
      </w:r>
    </w:p>
    <w:p w14:paraId="3DBDEB8B" w14:textId="6DC407CC" w:rsidR="00216AA2" w:rsidRPr="008953FB" w:rsidRDefault="00063E0C" w:rsidP="00333F64">
      <w:pPr>
        <w:ind w:left="2160" w:firstLine="0"/>
        <w:rPr>
          <w:rFonts w:asciiTheme="majorBidi" w:hAnsiTheme="majorBidi" w:cstheme="majorBidi"/>
          <w:color w:val="auto"/>
          <w:sz w:val="24"/>
          <w:szCs w:val="24"/>
          <w:rtl/>
        </w:rPr>
      </w:pPr>
      <w:r w:rsidRPr="008953FB">
        <w:rPr>
          <w:rFonts w:asciiTheme="majorBidi" w:hAnsiTheme="majorBidi" w:cstheme="majorBidi"/>
          <w:color w:val="auto"/>
          <w:sz w:val="24"/>
          <w:szCs w:val="24"/>
        </w:rPr>
        <w:t>The domain logic, core banking system framework, and Maven environment for this experiment remained identical to those established and described in Experimental Experience</w:t>
      </w:r>
    </w:p>
    <w:p w14:paraId="48F35AEA" w14:textId="651DA7DE" w:rsidR="000E1ADF" w:rsidRPr="008953FB" w:rsidRDefault="00063E0C" w:rsidP="00333F64">
      <w:pPr>
        <w:ind w:left="2160" w:firstLine="0"/>
        <w:rPr>
          <w:rFonts w:asciiTheme="majorBidi" w:hAnsiTheme="majorBidi" w:cstheme="majorBidi"/>
          <w:b/>
          <w:bCs/>
          <w:color w:val="auto"/>
          <w:sz w:val="24"/>
          <w:szCs w:val="24"/>
        </w:rPr>
      </w:pPr>
      <w:r w:rsidRPr="008953FB">
        <w:rPr>
          <w:rFonts w:asciiTheme="majorBidi" w:hAnsiTheme="majorBidi" w:cstheme="majorBidi"/>
          <w:color w:val="auto"/>
          <w:sz w:val="24"/>
          <w:szCs w:val="24"/>
        </w:rPr>
        <w:t xml:space="preserve"> 1.</w:t>
      </w:r>
      <w:r w:rsidR="000E1ADF" w:rsidRPr="008953FB">
        <w:rPr>
          <w:rFonts w:asciiTheme="majorBidi" w:hAnsiTheme="majorBidi" w:cstheme="majorBidi"/>
          <w:b/>
          <w:bCs/>
          <w:color w:val="auto"/>
          <w:sz w:val="24"/>
          <w:szCs w:val="24"/>
        </w:rPr>
        <w:t xml:space="preserve">Phase </w:t>
      </w:r>
      <w:r w:rsidR="000E1ADF" w:rsidRPr="008953FB">
        <w:rPr>
          <w:rFonts w:asciiTheme="majorBidi" w:hAnsiTheme="majorBidi" w:cstheme="majorBidi"/>
          <w:b/>
          <w:bCs/>
          <w:color w:val="auto"/>
          <w:sz w:val="24"/>
          <w:szCs w:val="24"/>
          <w:vertAlign w:val="subscript"/>
        </w:rPr>
        <w:t>1</w:t>
      </w:r>
      <w:r w:rsidR="000E1ADF" w:rsidRPr="008953FB">
        <w:rPr>
          <w:rFonts w:asciiTheme="majorBidi" w:hAnsiTheme="majorBidi" w:cstheme="majorBidi"/>
          <w:b/>
          <w:bCs/>
          <w:color w:val="auto"/>
          <w:sz w:val="24"/>
          <w:szCs w:val="24"/>
        </w:rPr>
        <w:t xml:space="preserve">: Foundational Logic (Steps </w:t>
      </w:r>
      <w:r w:rsidR="000E1ADF" w:rsidRPr="008953FB">
        <w:rPr>
          <w:rFonts w:asciiTheme="majorBidi" w:hAnsiTheme="majorBidi" w:cstheme="majorBidi"/>
          <w:b/>
          <w:bCs/>
          <w:color w:val="auto"/>
          <w:sz w:val="24"/>
          <w:szCs w:val="24"/>
          <w:vertAlign w:val="subscript"/>
        </w:rPr>
        <w:t>0</w:t>
      </w:r>
      <w:r w:rsidR="000E1ADF" w:rsidRPr="008953FB">
        <w:rPr>
          <w:rFonts w:asciiTheme="majorBidi" w:hAnsiTheme="majorBidi" w:cstheme="majorBidi"/>
          <w:b/>
          <w:bCs/>
          <w:color w:val="auto"/>
          <w:sz w:val="24"/>
          <w:szCs w:val="24"/>
        </w:rPr>
        <w:t xml:space="preserve"> </w:t>
      </w:r>
      <w:r w:rsidR="000E1ADF" w:rsidRPr="008953FB">
        <w:rPr>
          <w:rFonts w:asciiTheme="majorBidi" w:hAnsiTheme="majorBidi" w:cstheme="majorBidi"/>
          <w:b/>
          <w:bCs/>
          <w:color w:val="auto"/>
          <w:sz w:val="24"/>
          <w:szCs w:val="24"/>
          <w:vertAlign w:val="subscript"/>
        </w:rPr>
        <w:t>–</w:t>
      </w:r>
      <w:r w:rsidR="000E1ADF" w:rsidRPr="008953FB">
        <w:rPr>
          <w:rFonts w:asciiTheme="majorBidi" w:hAnsiTheme="majorBidi" w:cstheme="majorBidi"/>
          <w:b/>
          <w:bCs/>
          <w:color w:val="auto"/>
          <w:sz w:val="24"/>
          <w:szCs w:val="24"/>
        </w:rPr>
        <w:t xml:space="preserve"> </w:t>
      </w:r>
      <w:r w:rsidR="000E1ADF" w:rsidRPr="008953FB">
        <w:rPr>
          <w:rFonts w:asciiTheme="majorBidi" w:hAnsiTheme="majorBidi" w:cstheme="majorBidi"/>
          <w:b/>
          <w:bCs/>
          <w:color w:val="auto"/>
          <w:sz w:val="24"/>
          <w:szCs w:val="24"/>
          <w:vertAlign w:val="subscript"/>
        </w:rPr>
        <w:t>4</w:t>
      </w:r>
      <w:r w:rsidR="000E1ADF" w:rsidRPr="008953FB">
        <w:rPr>
          <w:rFonts w:asciiTheme="majorBidi" w:hAnsiTheme="majorBidi" w:cstheme="majorBidi"/>
          <w:b/>
          <w:bCs/>
          <w:color w:val="auto"/>
          <w:sz w:val="24"/>
          <w:szCs w:val="24"/>
        </w:rPr>
        <w:t>)</w:t>
      </w:r>
    </w:p>
    <w:p w14:paraId="3AF3A564" w14:textId="76751768" w:rsidR="000E1ADF" w:rsidRPr="008953FB" w:rsidRDefault="000E1ADF" w:rsidP="005239EF">
      <w:pPr>
        <w:numPr>
          <w:ilvl w:val="0"/>
          <w:numId w:val="75"/>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t xml:space="preserve">Step </w:t>
      </w:r>
      <w:r w:rsidRPr="008953FB">
        <w:rPr>
          <w:rFonts w:asciiTheme="majorBidi" w:hAnsiTheme="majorBidi" w:cstheme="majorBidi"/>
          <w:b/>
          <w:bCs/>
          <w:color w:val="auto"/>
          <w:sz w:val="24"/>
          <w:szCs w:val="24"/>
          <w:vertAlign w:val="subscript"/>
        </w:rPr>
        <w:t>0</w:t>
      </w:r>
      <w:r w:rsidRPr="008953FB">
        <w:rPr>
          <w:rFonts w:asciiTheme="majorBidi" w:hAnsiTheme="majorBidi" w:cstheme="majorBidi"/>
          <w:b/>
          <w:bCs/>
          <w:color w:val="auto"/>
          <w:sz w:val="24"/>
          <w:szCs w:val="24"/>
        </w:rPr>
        <w:t xml:space="preserve"> (Initial Generation):</w:t>
      </w:r>
      <w:r w:rsidRPr="008953FB">
        <w:rPr>
          <w:rFonts w:asciiTheme="majorBidi" w:hAnsiTheme="majorBidi" w:cstheme="majorBidi"/>
          <w:color w:val="auto"/>
          <w:sz w:val="24"/>
          <w:szCs w:val="24"/>
        </w:rPr>
        <w:t xml:space="preserve">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generated the minimal Money.java class from scratch to pass a basic equality test.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successfully diagnosed missing JUnit dependencies and proposed creating a Maven project layout automatically.</w:t>
      </w:r>
    </w:p>
    <w:p w14:paraId="301CB3C3" w14:textId="481029BB" w:rsidR="000E1ADF" w:rsidRPr="008953FB" w:rsidRDefault="000E1ADF" w:rsidP="005239EF">
      <w:pPr>
        <w:numPr>
          <w:ilvl w:val="0"/>
          <w:numId w:val="75"/>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t xml:space="preserve">Step </w:t>
      </w:r>
      <w:r w:rsidRPr="008953FB">
        <w:rPr>
          <w:rFonts w:asciiTheme="majorBidi" w:hAnsiTheme="majorBidi" w:cstheme="majorBidi"/>
          <w:b/>
          <w:bCs/>
          <w:color w:val="auto"/>
          <w:sz w:val="24"/>
          <w:szCs w:val="24"/>
          <w:vertAlign w:val="subscript"/>
        </w:rPr>
        <w:t>1 &amp; 2</w:t>
      </w:r>
      <w:r w:rsidRPr="008953FB">
        <w:rPr>
          <w:rFonts w:asciiTheme="majorBidi" w:hAnsiTheme="majorBidi" w:cstheme="majorBidi"/>
          <w:b/>
          <w:bCs/>
          <w:color w:val="auto"/>
          <w:sz w:val="24"/>
          <w:szCs w:val="24"/>
        </w:rPr>
        <w:t xml:space="preserve"> (Incremental Arithmetic):</w:t>
      </w:r>
      <w:r w:rsidRPr="008953FB">
        <w:rPr>
          <w:rFonts w:asciiTheme="majorBidi" w:hAnsiTheme="majorBidi" w:cstheme="majorBidi"/>
          <w:color w:val="auto"/>
          <w:sz w:val="24"/>
          <w:szCs w:val="24"/>
        </w:rPr>
        <w:t xml:space="preserve"> Failing tests for addition and subtraction were sequentially introduced.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incrementally updated the methods without rewriting the full file, proving basic incremental maintainability.</w:t>
      </w:r>
    </w:p>
    <w:p w14:paraId="58290FCA" w14:textId="26079DD0" w:rsidR="000E1ADF" w:rsidRPr="008953FB" w:rsidRDefault="000E1ADF" w:rsidP="005239EF">
      <w:pPr>
        <w:numPr>
          <w:ilvl w:val="0"/>
          <w:numId w:val="75"/>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lastRenderedPageBreak/>
        <w:t xml:space="preserve">Step </w:t>
      </w:r>
      <w:r w:rsidRPr="008953FB">
        <w:rPr>
          <w:rFonts w:asciiTheme="majorBidi" w:hAnsiTheme="majorBidi" w:cstheme="majorBidi"/>
          <w:b/>
          <w:bCs/>
          <w:color w:val="auto"/>
          <w:sz w:val="24"/>
          <w:szCs w:val="24"/>
          <w:vertAlign w:val="subscript"/>
        </w:rPr>
        <w:t>3</w:t>
      </w:r>
      <w:r w:rsidRPr="008953FB">
        <w:rPr>
          <w:rFonts w:asciiTheme="majorBidi" w:hAnsiTheme="majorBidi" w:cstheme="majorBidi"/>
          <w:b/>
          <w:bCs/>
          <w:color w:val="auto"/>
          <w:sz w:val="24"/>
          <w:szCs w:val="24"/>
        </w:rPr>
        <w:t xml:space="preserve"> (Edge Cases &amp; Automatic Debugging):</w:t>
      </w:r>
      <w:r w:rsidRPr="008953FB">
        <w:rPr>
          <w:rFonts w:asciiTheme="majorBidi" w:hAnsiTheme="majorBidi" w:cstheme="majorBidi"/>
          <w:color w:val="auto"/>
          <w:sz w:val="24"/>
          <w:szCs w:val="24"/>
        </w:rPr>
        <w:t xml:space="preserve"> A test was introduced requiring an </w:t>
      </w:r>
      <w:proofErr w:type="spellStart"/>
      <w:r w:rsidRPr="008953FB">
        <w:rPr>
          <w:rFonts w:asciiTheme="majorBidi" w:hAnsiTheme="majorBidi" w:cstheme="majorBidi"/>
          <w:color w:val="auto"/>
          <w:sz w:val="24"/>
          <w:szCs w:val="24"/>
        </w:rPr>
        <w:t>IllegalStateException</w:t>
      </w:r>
      <w:proofErr w:type="spellEnd"/>
      <w:r w:rsidRPr="008953FB">
        <w:rPr>
          <w:rFonts w:asciiTheme="majorBidi" w:hAnsiTheme="majorBidi" w:cstheme="majorBidi"/>
          <w:color w:val="auto"/>
          <w:sz w:val="24"/>
          <w:szCs w:val="24"/>
        </w:rPr>
        <w:t xml:space="preserve"> for withdrawing from an empty account.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successfully diagnosed the failure from the Maven console and repaired the logic autonomously.</w:t>
      </w:r>
    </w:p>
    <w:p w14:paraId="3A4F8AF4" w14:textId="0B0AD293" w:rsidR="000E1ADF" w:rsidRPr="008953FB" w:rsidRDefault="000E1ADF" w:rsidP="005239EF">
      <w:pPr>
        <w:numPr>
          <w:ilvl w:val="0"/>
          <w:numId w:val="75"/>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t xml:space="preserve">Step </w:t>
      </w:r>
      <w:r w:rsidRPr="008953FB">
        <w:rPr>
          <w:rFonts w:asciiTheme="majorBidi" w:hAnsiTheme="majorBidi" w:cstheme="majorBidi"/>
          <w:b/>
          <w:bCs/>
          <w:color w:val="auto"/>
          <w:sz w:val="24"/>
          <w:szCs w:val="24"/>
          <w:vertAlign w:val="subscript"/>
        </w:rPr>
        <w:t>4</w:t>
      </w:r>
      <w:r w:rsidRPr="008953FB">
        <w:rPr>
          <w:rFonts w:asciiTheme="majorBidi" w:hAnsiTheme="majorBidi" w:cstheme="majorBidi"/>
          <w:b/>
          <w:bCs/>
          <w:color w:val="auto"/>
          <w:sz w:val="24"/>
          <w:szCs w:val="24"/>
        </w:rPr>
        <w:t xml:space="preserve"> (Domain Validation):</w:t>
      </w:r>
      <w:r w:rsidRPr="008953FB">
        <w:rPr>
          <w:rFonts w:asciiTheme="majorBidi" w:hAnsiTheme="majorBidi" w:cstheme="majorBidi"/>
          <w:color w:val="auto"/>
          <w:sz w:val="24"/>
          <w:szCs w:val="24"/>
        </w:rPr>
        <w:t xml:space="preserve"> A currency mismatch test was introduced. The </w:t>
      </w:r>
      <w:r w:rsidR="00D477F5" w:rsidRPr="008953FB">
        <w:rPr>
          <w:rFonts w:asciiTheme="majorBidi" w:hAnsiTheme="majorBidi" w:cstheme="majorBidi"/>
          <w:color w:val="auto"/>
          <w:sz w:val="24"/>
          <w:szCs w:val="24"/>
        </w:rPr>
        <w:t xml:space="preserve">LLM </w:t>
      </w:r>
      <w:r w:rsidRPr="008953FB">
        <w:rPr>
          <w:rFonts w:asciiTheme="majorBidi" w:hAnsiTheme="majorBidi" w:cstheme="majorBidi"/>
          <w:color w:val="auto"/>
          <w:sz w:val="24"/>
          <w:szCs w:val="24"/>
        </w:rPr>
        <w:t xml:space="preserve">successfully updated the </w:t>
      </w:r>
      <w:proofErr w:type="gramStart"/>
      <w:r w:rsidRPr="008953FB">
        <w:rPr>
          <w:rFonts w:asciiTheme="majorBidi" w:hAnsiTheme="majorBidi" w:cstheme="majorBidi"/>
          <w:color w:val="auto"/>
          <w:sz w:val="24"/>
          <w:szCs w:val="24"/>
        </w:rPr>
        <w:t>add(</w:t>
      </w:r>
      <w:proofErr w:type="gramEnd"/>
      <w:r w:rsidRPr="008953FB">
        <w:rPr>
          <w:rFonts w:asciiTheme="majorBidi" w:hAnsiTheme="majorBidi" w:cstheme="majorBidi"/>
          <w:color w:val="auto"/>
          <w:sz w:val="24"/>
          <w:szCs w:val="24"/>
        </w:rPr>
        <w:t>) method to throw an exception if different currencies were added together, demonstrating an understanding of domain-specific business rules.</w:t>
      </w:r>
    </w:p>
    <w:p w14:paraId="189292ED" w14:textId="77777777" w:rsidR="000E1ADF" w:rsidRPr="008953FB" w:rsidRDefault="000E1ADF" w:rsidP="005239EF">
      <w:pPr>
        <w:ind w:left="2160" w:firstLine="0"/>
        <w:rPr>
          <w:rFonts w:asciiTheme="majorBidi" w:hAnsiTheme="majorBidi" w:cstheme="majorBidi"/>
          <w:b/>
          <w:bCs/>
          <w:color w:val="auto"/>
          <w:sz w:val="24"/>
          <w:szCs w:val="24"/>
        </w:rPr>
      </w:pPr>
      <w:r w:rsidRPr="008953FB">
        <w:rPr>
          <w:rFonts w:asciiTheme="majorBidi" w:hAnsiTheme="majorBidi" w:cstheme="majorBidi"/>
          <w:b/>
          <w:bCs/>
          <w:color w:val="auto"/>
          <w:sz w:val="24"/>
          <w:szCs w:val="24"/>
        </w:rPr>
        <w:t xml:space="preserve">Phase </w:t>
      </w:r>
      <w:r w:rsidRPr="008953FB">
        <w:rPr>
          <w:rFonts w:asciiTheme="majorBidi" w:hAnsiTheme="majorBidi" w:cstheme="majorBidi"/>
          <w:b/>
          <w:bCs/>
          <w:color w:val="auto"/>
          <w:sz w:val="24"/>
          <w:szCs w:val="24"/>
          <w:vertAlign w:val="subscript"/>
        </w:rPr>
        <w:t>2</w:t>
      </w:r>
      <w:r w:rsidRPr="008953FB">
        <w:rPr>
          <w:rFonts w:asciiTheme="majorBidi" w:hAnsiTheme="majorBidi" w:cstheme="majorBidi"/>
          <w:b/>
          <w:bCs/>
          <w:color w:val="auto"/>
          <w:sz w:val="24"/>
          <w:szCs w:val="24"/>
        </w:rPr>
        <w:t xml:space="preserve">: Human Intervention &amp; Code Preservation (Steps </w:t>
      </w:r>
      <w:r w:rsidRPr="008953FB">
        <w:rPr>
          <w:rFonts w:asciiTheme="majorBidi" w:hAnsiTheme="majorBidi" w:cstheme="majorBidi"/>
          <w:b/>
          <w:bCs/>
          <w:color w:val="auto"/>
          <w:sz w:val="24"/>
          <w:szCs w:val="24"/>
          <w:vertAlign w:val="subscript"/>
        </w:rPr>
        <w:t>5 – 7</w:t>
      </w:r>
      <w:r w:rsidRPr="008953FB">
        <w:rPr>
          <w:rFonts w:asciiTheme="majorBidi" w:hAnsiTheme="majorBidi" w:cstheme="majorBidi"/>
          <w:b/>
          <w:bCs/>
          <w:color w:val="auto"/>
          <w:sz w:val="24"/>
          <w:szCs w:val="24"/>
        </w:rPr>
        <w:t>)</w:t>
      </w:r>
    </w:p>
    <w:p w14:paraId="34FEEC2E" w14:textId="77777777" w:rsidR="003108A2" w:rsidRPr="008953FB" w:rsidRDefault="00C54DCF" w:rsidP="005239EF">
      <w:pPr>
        <w:numPr>
          <w:ilvl w:val="0"/>
          <w:numId w:val="76"/>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color w:val="auto"/>
          <w:sz w:val="24"/>
          <w:szCs w:val="24"/>
        </w:rPr>
        <w:t>A critical research question was whether the LLM overrides manual developer changes. Prior to Step 5, a "tracer" was manually planted in the code to test if the AI would blindly overwrite human interventions. Specifically, a plain text comment and an irrelevant dummy method (</w:t>
      </w:r>
      <w:proofErr w:type="spellStart"/>
      <w:r w:rsidRPr="008953FB">
        <w:rPr>
          <w:rFonts w:asciiTheme="majorBidi" w:hAnsiTheme="majorBidi" w:cstheme="majorBidi"/>
          <w:color w:val="auto"/>
          <w:sz w:val="24"/>
          <w:szCs w:val="24"/>
        </w:rPr>
        <w:t>irrelevantMethodForTesting</w:t>
      </w:r>
      <w:proofErr w:type="spellEnd"/>
      <w:r w:rsidRPr="008953FB">
        <w:rPr>
          <w:rFonts w:asciiTheme="majorBidi" w:hAnsiTheme="majorBidi" w:cstheme="majorBidi"/>
          <w:color w:val="auto"/>
          <w:sz w:val="24"/>
          <w:szCs w:val="24"/>
        </w:rPr>
        <w:t>) were deliberately injected into the Money.java class.</w:t>
      </w:r>
    </w:p>
    <w:p w14:paraId="15083B0C" w14:textId="5B3AF0E7" w:rsidR="000E1ADF" w:rsidRPr="008953FB" w:rsidRDefault="000E1ADF" w:rsidP="005239EF">
      <w:pPr>
        <w:numPr>
          <w:ilvl w:val="0"/>
          <w:numId w:val="76"/>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t xml:space="preserve">Step </w:t>
      </w:r>
      <w:r w:rsidRPr="008953FB">
        <w:rPr>
          <w:rFonts w:asciiTheme="majorBidi" w:hAnsiTheme="majorBidi" w:cstheme="majorBidi"/>
          <w:b/>
          <w:bCs/>
          <w:color w:val="auto"/>
          <w:sz w:val="24"/>
          <w:szCs w:val="24"/>
          <w:vertAlign w:val="subscript"/>
        </w:rPr>
        <w:t>5</w:t>
      </w:r>
      <w:r w:rsidRPr="008953FB">
        <w:rPr>
          <w:rFonts w:asciiTheme="majorBidi" w:hAnsiTheme="majorBidi" w:cstheme="majorBidi"/>
          <w:b/>
          <w:bCs/>
          <w:color w:val="auto"/>
          <w:sz w:val="24"/>
          <w:szCs w:val="24"/>
        </w:rPr>
        <w:t xml:space="preserve"> (Negative Amount Validation):</w:t>
      </w:r>
      <w:r w:rsidRPr="008953FB">
        <w:rPr>
          <w:rFonts w:asciiTheme="majorBidi" w:hAnsiTheme="majorBidi" w:cstheme="majorBidi"/>
          <w:color w:val="auto"/>
          <w:sz w:val="24"/>
          <w:szCs w:val="24"/>
        </w:rPr>
        <w:t xml:space="preserve"> </w:t>
      </w:r>
      <w:r w:rsidR="00730EEC" w:rsidRPr="008953FB">
        <w:rPr>
          <w:rFonts w:asciiTheme="majorBidi" w:hAnsiTheme="majorBidi" w:cstheme="majorBidi"/>
          <w:color w:val="auto"/>
          <w:sz w:val="24"/>
          <w:szCs w:val="24"/>
        </w:rPr>
        <w:t xml:space="preserve">A core business rule of the financial system dictates that physical money cannot exist as a negative integer. A failing test was introduced asserting that instantiating a Money object with a value of -5 must trigger an </w:t>
      </w:r>
      <w:proofErr w:type="spellStart"/>
      <w:r w:rsidR="00730EEC" w:rsidRPr="008953FB">
        <w:rPr>
          <w:rFonts w:asciiTheme="majorBidi" w:hAnsiTheme="majorBidi" w:cstheme="majorBidi"/>
          <w:color w:val="auto"/>
          <w:sz w:val="24"/>
          <w:szCs w:val="24"/>
        </w:rPr>
        <w:t>IllegalArgumentException</w:t>
      </w:r>
      <w:proofErr w:type="spellEnd"/>
      <w:r w:rsidRPr="008953FB">
        <w:rPr>
          <w:rFonts w:asciiTheme="majorBidi" w:hAnsiTheme="majorBidi" w:cstheme="majorBidi"/>
          <w:color w:val="auto"/>
          <w:sz w:val="24"/>
          <w:szCs w:val="24"/>
        </w:rPr>
        <w:t xml:space="preserve">.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successfully targeted only the constructor to pass the test, </w:t>
      </w:r>
      <w:r w:rsidRPr="008953FB">
        <w:rPr>
          <w:rFonts w:asciiTheme="majorBidi" w:hAnsiTheme="majorBidi" w:cstheme="majorBidi"/>
          <w:b/>
          <w:bCs/>
          <w:color w:val="auto"/>
          <w:sz w:val="24"/>
          <w:szCs w:val="24"/>
        </w:rPr>
        <w:t>explicitly preserving both the manual comment and the irrelevant method.</w:t>
      </w:r>
      <w:r w:rsidRPr="008953FB">
        <w:rPr>
          <w:rFonts w:asciiTheme="majorBidi" w:hAnsiTheme="majorBidi" w:cstheme="majorBidi"/>
          <w:color w:val="auto"/>
          <w:sz w:val="24"/>
          <w:szCs w:val="24"/>
        </w:rPr>
        <w:t xml:space="preserve"> This confirmed the</w:t>
      </w:r>
      <w:r w:rsidR="00995B81" w:rsidRPr="008953FB">
        <w:rPr>
          <w:rFonts w:asciiTheme="majorBidi" w:hAnsiTheme="majorBidi" w:cstheme="majorBidi"/>
          <w:color w:val="auto"/>
          <w:sz w:val="24"/>
          <w:szCs w:val="24"/>
        </w:rPr>
        <w:t xml:space="preserve"> fact that</w:t>
      </w:r>
      <w:r w:rsidRPr="008953FB">
        <w:rPr>
          <w:rFonts w:asciiTheme="majorBidi" w:hAnsiTheme="majorBidi" w:cstheme="majorBidi"/>
          <w:color w:val="auto"/>
          <w:sz w:val="24"/>
          <w:szCs w:val="24"/>
        </w:rPr>
        <w:t xml:space="preserv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utilizes the current modified state of the file rather than </w:t>
      </w:r>
      <w:r w:rsidR="009F40DC" w:rsidRPr="008953FB">
        <w:rPr>
          <w:rFonts w:asciiTheme="majorBidi" w:hAnsiTheme="majorBidi" w:cstheme="majorBidi"/>
          <w:color w:val="auto"/>
          <w:sz w:val="24"/>
          <w:szCs w:val="24"/>
        </w:rPr>
        <w:t>regenerating</w:t>
      </w:r>
      <w:r w:rsidR="00995B81" w:rsidRPr="008953FB">
        <w:rPr>
          <w:rFonts w:asciiTheme="majorBidi" w:hAnsiTheme="majorBidi" w:cstheme="majorBidi"/>
          <w:color w:val="auto"/>
          <w:sz w:val="24"/>
          <w:szCs w:val="24"/>
        </w:rPr>
        <w:t xml:space="preserve"> </w:t>
      </w:r>
      <w:r w:rsidRPr="008953FB">
        <w:rPr>
          <w:rFonts w:asciiTheme="majorBidi" w:hAnsiTheme="majorBidi" w:cstheme="majorBidi"/>
          <w:color w:val="auto"/>
          <w:sz w:val="24"/>
          <w:szCs w:val="24"/>
        </w:rPr>
        <w:t>it from historical data.</w:t>
      </w:r>
    </w:p>
    <w:p w14:paraId="77CE0370" w14:textId="608D632E" w:rsidR="000E1ADF" w:rsidRPr="008953FB" w:rsidRDefault="000E1ADF" w:rsidP="005239EF">
      <w:pPr>
        <w:numPr>
          <w:ilvl w:val="0"/>
          <w:numId w:val="76"/>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t xml:space="preserve">Step </w:t>
      </w:r>
      <w:r w:rsidRPr="008953FB">
        <w:rPr>
          <w:rFonts w:asciiTheme="majorBidi" w:hAnsiTheme="majorBidi" w:cstheme="majorBidi"/>
          <w:b/>
          <w:bCs/>
          <w:color w:val="auto"/>
          <w:sz w:val="24"/>
          <w:szCs w:val="24"/>
          <w:vertAlign w:val="subscript"/>
        </w:rPr>
        <w:t>6</w:t>
      </w:r>
      <w:r w:rsidRPr="008953FB">
        <w:rPr>
          <w:rFonts w:asciiTheme="majorBidi" w:hAnsiTheme="majorBidi" w:cstheme="majorBidi"/>
          <w:b/>
          <w:bCs/>
          <w:color w:val="auto"/>
          <w:sz w:val="24"/>
          <w:szCs w:val="24"/>
        </w:rPr>
        <w:t xml:space="preserve"> (Null Equality):</w:t>
      </w:r>
      <w:r w:rsidRPr="008953FB">
        <w:rPr>
          <w:rFonts w:asciiTheme="majorBidi" w:hAnsiTheme="majorBidi" w:cstheme="majorBidi"/>
          <w:color w:val="auto"/>
          <w:sz w:val="24"/>
          <w:szCs w:val="24"/>
        </w:rPr>
        <w:t xml:space="preserve"> </w:t>
      </w:r>
      <w:r w:rsidR="00E0603F" w:rsidRPr="008953FB">
        <w:rPr>
          <w:rFonts w:asciiTheme="majorBidi" w:hAnsiTheme="majorBidi" w:cstheme="majorBidi"/>
          <w:color w:val="auto"/>
          <w:sz w:val="24"/>
          <w:szCs w:val="24"/>
        </w:rPr>
        <w:t xml:space="preserve">In robust Java software, object comparison methods must fail gracefully. A test was added to verify that passing a null reference into the </w:t>
      </w:r>
      <w:proofErr w:type="spellStart"/>
      <w:r w:rsidR="00E0603F" w:rsidRPr="008953FB">
        <w:rPr>
          <w:rFonts w:asciiTheme="majorBidi" w:hAnsiTheme="majorBidi" w:cstheme="majorBidi"/>
          <w:color w:val="auto"/>
          <w:sz w:val="24"/>
          <w:szCs w:val="24"/>
        </w:rPr>
        <w:t>Money.equals</w:t>
      </w:r>
      <w:proofErr w:type="spellEnd"/>
      <w:r w:rsidR="00E0603F" w:rsidRPr="008953FB">
        <w:rPr>
          <w:rFonts w:asciiTheme="majorBidi" w:hAnsiTheme="majorBidi" w:cstheme="majorBidi"/>
          <w:color w:val="auto"/>
          <w:sz w:val="24"/>
          <w:szCs w:val="24"/>
        </w:rPr>
        <w:t xml:space="preserve">() method returns false safely, rather than crashing the system with a </w:t>
      </w:r>
      <w:proofErr w:type="spellStart"/>
      <w:r w:rsidR="00E0603F" w:rsidRPr="008953FB">
        <w:rPr>
          <w:rFonts w:asciiTheme="majorBidi" w:hAnsiTheme="majorBidi" w:cstheme="majorBidi"/>
          <w:color w:val="auto"/>
          <w:sz w:val="24"/>
          <w:szCs w:val="24"/>
        </w:rPr>
        <w:t>NullPointerException</w:t>
      </w:r>
      <w:proofErr w:type="spellEnd"/>
      <w:r w:rsidRPr="008953FB">
        <w:rPr>
          <w:rFonts w:asciiTheme="majorBidi" w:hAnsiTheme="majorBidi" w:cstheme="majorBidi"/>
          <w:color w:val="auto"/>
          <w:sz w:val="24"/>
          <w:szCs w:val="24"/>
        </w:rPr>
        <w:t xml:space="preserve">.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surgically updated the </w:t>
      </w:r>
      <w:proofErr w:type="gramStart"/>
      <w:r w:rsidRPr="008953FB">
        <w:rPr>
          <w:rFonts w:asciiTheme="majorBidi" w:hAnsiTheme="majorBidi" w:cstheme="majorBidi"/>
          <w:color w:val="auto"/>
          <w:sz w:val="24"/>
          <w:szCs w:val="24"/>
        </w:rPr>
        <w:t>equals(</w:t>
      </w:r>
      <w:proofErr w:type="gramEnd"/>
      <w:r w:rsidRPr="008953FB">
        <w:rPr>
          <w:rFonts w:asciiTheme="majorBidi" w:hAnsiTheme="majorBidi" w:cstheme="majorBidi"/>
          <w:color w:val="auto"/>
          <w:sz w:val="24"/>
          <w:szCs w:val="24"/>
        </w:rPr>
        <w:t>) method, again leaving the human-injected code intact.</w:t>
      </w:r>
    </w:p>
    <w:p w14:paraId="3566D5DA" w14:textId="2C79F117" w:rsidR="000E1ADF" w:rsidRPr="008953FB" w:rsidRDefault="000E1ADF" w:rsidP="005239EF">
      <w:pPr>
        <w:numPr>
          <w:ilvl w:val="0"/>
          <w:numId w:val="76"/>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t xml:space="preserve">Step </w:t>
      </w:r>
      <w:r w:rsidRPr="008953FB">
        <w:rPr>
          <w:rFonts w:asciiTheme="majorBidi" w:hAnsiTheme="majorBidi" w:cstheme="majorBidi"/>
          <w:b/>
          <w:bCs/>
          <w:color w:val="auto"/>
          <w:sz w:val="24"/>
          <w:szCs w:val="24"/>
          <w:vertAlign w:val="subscript"/>
        </w:rPr>
        <w:t>7</w:t>
      </w:r>
      <w:r w:rsidRPr="008953FB">
        <w:rPr>
          <w:rFonts w:asciiTheme="majorBidi" w:hAnsiTheme="majorBidi" w:cstheme="majorBidi"/>
          <w:b/>
          <w:bCs/>
          <w:color w:val="auto"/>
          <w:sz w:val="24"/>
          <w:szCs w:val="24"/>
        </w:rPr>
        <w:t xml:space="preserve"> (Contextual Cleanup):</w:t>
      </w:r>
      <w:r w:rsidRPr="008953FB">
        <w:rPr>
          <w:rFonts w:asciiTheme="majorBidi" w:hAnsiTheme="majorBidi" w:cstheme="majorBidi"/>
          <w:color w:val="auto"/>
          <w:sz w:val="24"/>
          <w:szCs w:val="24"/>
        </w:rPr>
        <w:t xml:space="preserve"> Interestingly, later in the experiment when architectural specifications were significantly updated,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recognized that the manually injected irrelevant method did not belong in the system and removed it. This demonstrated that while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respects human code during minor edits, it will refactor and clean up non-specification code when given broader architectural context.</w:t>
      </w:r>
    </w:p>
    <w:p w14:paraId="4526D0E8" w14:textId="77777777" w:rsidR="000E1ADF" w:rsidRPr="008953FB" w:rsidRDefault="000E1ADF" w:rsidP="005239EF">
      <w:pPr>
        <w:ind w:left="2160" w:firstLine="0"/>
        <w:rPr>
          <w:rFonts w:asciiTheme="majorBidi" w:hAnsiTheme="majorBidi" w:cstheme="majorBidi"/>
          <w:b/>
          <w:bCs/>
          <w:color w:val="auto"/>
          <w:sz w:val="24"/>
          <w:szCs w:val="24"/>
        </w:rPr>
      </w:pPr>
      <w:r w:rsidRPr="008953FB">
        <w:rPr>
          <w:rFonts w:asciiTheme="majorBidi" w:hAnsiTheme="majorBidi" w:cstheme="majorBidi"/>
          <w:b/>
          <w:bCs/>
          <w:color w:val="auto"/>
          <w:sz w:val="24"/>
          <w:szCs w:val="24"/>
        </w:rPr>
        <w:t xml:space="preserve">Phase </w:t>
      </w:r>
      <w:r w:rsidRPr="008953FB">
        <w:rPr>
          <w:rFonts w:asciiTheme="majorBidi" w:hAnsiTheme="majorBidi" w:cstheme="majorBidi"/>
          <w:b/>
          <w:bCs/>
          <w:color w:val="auto"/>
          <w:sz w:val="24"/>
          <w:szCs w:val="24"/>
          <w:vertAlign w:val="subscript"/>
        </w:rPr>
        <w:t>3</w:t>
      </w:r>
      <w:r w:rsidRPr="008953FB">
        <w:rPr>
          <w:rFonts w:asciiTheme="majorBidi" w:hAnsiTheme="majorBidi" w:cstheme="majorBidi"/>
          <w:b/>
          <w:bCs/>
          <w:color w:val="auto"/>
          <w:sz w:val="24"/>
          <w:szCs w:val="24"/>
        </w:rPr>
        <w:t xml:space="preserve">: Architecture Evolution &amp; Polymorphism (Steps </w:t>
      </w:r>
      <w:r w:rsidRPr="008953FB">
        <w:rPr>
          <w:rFonts w:asciiTheme="majorBidi" w:hAnsiTheme="majorBidi" w:cstheme="majorBidi"/>
          <w:b/>
          <w:bCs/>
          <w:color w:val="auto"/>
          <w:sz w:val="24"/>
          <w:szCs w:val="24"/>
          <w:vertAlign w:val="subscript"/>
        </w:rPr>
        <w:t>8 – 10</w:t>
      </w:r>
      <w:r w:rsidRPr="008953FB">
        <w:rPr>
          <w:rFonts w:asciiTheme="majorBidi" w:hAnsiTheme="majorBidi" w:cstheme="majorBidi"/>
          <w:b/>
          <w:bCs/>
          <w:color w:val="auto"/>
          <w:sz w:val="24"/>
          <w:szCs w:val="24"/>
        </w:rPr>
        <w:t>)</w:t>
      </w:r>
    </w:p>
    <w:p w14:paraId="7D291D68" w14:textId="2C322E0A" w:rsidR="000E1ADF" w:rsidRPr="008953FB" w:rsidRDefault="000E1ADF" w:rsidP="005239EF">
      <w:pPr>
        <w:ind w:left="2160" w:firstLine="0"/>
        <w:rPr>
          <w:rFonts w:asciiTheme="majorBidi" w:hAnsiTheme="majorBidi" w:cstheme="majorBidi"/>
          <w:color w:val="auto"/>
          <w:sz w:val="24"/>
          <w:szCs w:val="24"/>
        </w:rPr>
      </w:pPr>
      <w:r w:rsidRPr="008953FB">
        <w:rPr>
          <w:rFonts w:asciiTheme="majorBidi" w:hAnsiTheme="majorBidi" w:cstheme="majorBidi"/>
          <w:color w:val="auto"/>
          <w:sz w:val="24"/>
          <w:szCs w:val="24"/>
        </w:rPr>
        <w:t xml:space="preserve">The final phase tested </w:t>
      </w:r>
      <w:proofErr w:type="gramStart"/>
      <w:r w:rsidRPr="008953FB">
        <w:rPr>
          <w:rFonts w:asciiTheme="majorBidi" w:hAnsiTheme="majorBidi" w:cstheme="majorBidi"/>
          <w:color w:val="auto"/>
          <w:sz w:val="24"/>
          <w:szCs w:val="24"/>
        </w:rPr>
        <w:t xml:space="preserve">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’s</w:t>
      </w:r>
      <w:proofErr w:type="gramEnd"/>
      <w:r w:rsidRPr="008953FB">
        <w:rPr>
          <w:rFonts w:asciiTheme="majorBidi" w:hAnsiTheme="majorBidi" w:cstheme="majorBidi"/>
          <w:color w:val="auto"/>
          <w:sz w:val="24"/>
          <w:szCs w:val="24"/>
        </w:rPr>
        <w:t xml:space="preserve"> ability to handle cascading architectural changes across multiple files.</w:t>
      </w:r>
    </w:p>
    <w:p w14:paraId="2D5A29C6" w14:textId="7163CF29" w:rsidR="000E1ADF" w:rsidRPr="008953FB" w:rsidRDefault="000E1ADF" w:rsidP="005239EF">
      <w:pPr>
        <w:numPr>
          <w:ilvl w:val="0"/>
          <w:numId w:val="77"/>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t xml:space="preserve">Step </w:t>
      </w:r>
      <w:r w:rsidRPr="008953FB">
        <w:rPr>
          <w:rFonts w:asciiTheme="majorBidi" w:hAnsiTheme="majorBidi" w:cstheme="majorBidi"/>
          <w:b/>
          <w:bCs/>
          <w:color w:val="auto"/>
          <w:sz w:val="24"/>
          <w:szCs w:val="24"/>
          <w:vertAlign w:val="subscript"/>
        </w:rPr>
        <w:t>8</w:t>
      </w:r>
      <w:r w:rsidRPr="008953FB">
        <w:rPr>
          <w:rFonts w:asciiTheme="majorBidi" w:hAnsiTheme="majorBidi" w:cstheme="majorBidi"/>
          <w:b/>
          <w:bCs/>
          <w:color w:val="auto"/>
          <w:sz w:val="24"/>
          <w:szCs w:val="24"/>
        </w:rPr>
        <w:t xml:space="preserve"> (Architecture Evolution &amp; "Ghost Files"):</w:t>
      </w:r>
      <w:r w:rsidRPr="008953FB">
        <w:rPr>
          <w:rFonts w:asciiTheme="majorBidi" w:hAnsiTheme="majorBidi" w:cstheme="majorBidi"/>
          <w:color w:val="auto"/>
          <w:sz w:val="24"/>
          <w:szCs w:val="24"/>
        </w:rPr>
        <w:t xml:space="preserve"> The Specification.txt was updated to introduce an </w:t>
      </w:r>
      <w:proofErr w:type="spellStart"/>
      <w:r w:rsidRPr="008953FB">
        <w:rPr>
          <w:rFonts w:asciiTheme="majorBidi" w:hAnsiTheme="majorBidi" w:cstheme="majorBidi"/>
          <w:color w:val="auto"/>
          <w:sz w:val="24"/>
          <w:szCs w:val="24"/>
        </w:rPr>
        <w:t>IMoney</w:t>
      </w:r>
      <w:proofErr w:type="spellEnd"/>
      <w:r w:rsidRPr="008953FB">
        <w:rPr>
          <w:rFonts w:asciiTheme="majorBidi" w:hAnsiTheme="majorBidi" w:cstheme="majorBidi"/>
          <w:color w:val="auto"/>
          <w:sz w:val="24"/>
          <w:szCs w:val="24"/>
        </w:rPr>
        <w:t xml:space="preserve"> interface and a </w:t>
      </w:r>
      <w:proofErr w:type="spellStart"/>
      <w:r w:rsidRPr="008953FB">
        <w:rPr>
          <w:rFonts w:asciiTheme="majorBidi" w:hAnsiTheme="majorBidi" w:cstheme="majorBidi"/>
          <w:color w:val="auto"/>
          <w:sz w:val="24"/>
          <w:szCs w:val="24"/>
        </w:rPr>
        <w:t>MoneyBag</w:t>
      </w:r>
      <w:proofErr w:type="spellEnd"/>
      <w:r w:rsidRPr="008953FB">
        <w:rPr>
          <w:rFonts w:asciiTheme="majorBidi" w:hAnsiTheme="majorBidi" w:cstheme="majorBidi"/>
          <w:color w:val="auto"/>
          <w:sz w:val="24"/>
          <w:szCs w:val="24"/>
        </w:rPr>
        <w:t xml:space="preserve"> collection class, requiring Money to implement </w:t>
      </w:r>
      <w:proofErr w:type="spellStart"/>
      <w:r w:rsidRPr="008953FB">
        <w:rPr>
          <w:rFonts w:asciiTheme="majorBidi" w:hAnsiTheme="majorBidi" w:cstheme="majorBidi"/>
          <w:color w:val="auto"/>
          <w:sz w:val="24"/>
          <w:szCs w:val="24"/>
        </w:rPr>
        <w:t>IMoney</w:t>
      </w:r>
      <w:proofErr w:type="spellEnd"/>
      <w:r w:rsidRPr="008953FB">
        <w:rPr>
          <w:rFonts w:asciiTheme="majorBidi" w:hAnsiTheme="majorBidi" w:cstheme="majorBidi"/>
          <w:color w:val="auto"/>
          <w:sz w:val="24"/>
          <w:szCs w:val="24"/>
        </w:rPr>
        <w:t xml:space="preserve">.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successfully created the new files and refactored the old Money.java class to implement the interface.</w:t>
      </w:r>
    </w:p>
    <w:p w14:paraId="770168AB" w14:textId="4C923B06" w:rsidR="000E1ADF" w:rsidRPr="008953FB" w:rsidRDefault="000E1ADF" w:rsidP="005239EF">
      <w:pPr>
        <w:numPr>
          <w:ilvl w:val="0"/>
          <w:numId w:val="77"/>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lastRenderedPageBreak/>
        <w:t xml:space="preserve">Step </w:t>
      </w:r>
      <w:r w:rsidRPr="008953FB">
        <w:rPr>
          <w:rFonts w:asciiTheme="majorBidi" w:hAnsiTheme="majorBidi" w:cstheme="majorBidi"/>
          <w:b/>
          <w:bCs/>
          <w:color w:val="auto"/>
          <w:sz w:val="24"/>
          <w:szCs w:val="24"/>
          <w:vertAlign w:val="subscript"/>
        </w:rPr>
        <w:t>9</w:t>
      </w:r>
      <w:r w:rsidRPr="008953FB">
        <w:rPr>
          <w:rFonts w:asciiTheme="majorBidi" w:hAnsiTheme="majorBidi" w:cstheme="majorBidi"/>
          <w:b/>
          <w:bCs/>
          <w:color w:val="auto"/>
          <w:sz w:val="24"/>
          <w:szCs w:val="24"/>
        </w:rPr>
        <w:t xml:space="preserve"> (Behavioral State Testing):</w:t>
      </w:r>
      <w:r w:rsidRPr="008953FB">
        <w:rPr>
          <w:rFonts w:asciiTheme="majorBidi" w:hAnsiTheme="majorBidi" w:cstheme="majorBidi"/>
          <w:color w:val="auto"/>
          <w:sz w:val="24"/>
          <w:szCs w:val="24"/>
        </w:rPr>
        <w:t xml:space="preserve"> Initially,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generated the </w:t>
      </w:r>
      <w:proofErr w:type="spellStart"/>
      <w:r w:rsidRPr="008953FB">
        <w:rPr>
          <w:rFonts w:asciiTheme="majorBidi" w:hAnsiTheme="majorBidi" w:cstheme="majorBidi"/>
          <w:color w:val="auto"/>
          <w:sz w:val="24"/>
          <w:szCs w:val="24"/>
        </w:rPr>
        <w:t>MoneyBag</w:t>
      </w:r>
      <w:proofErr w:type="spellEnd"/>
      <w:r w:rsidRPr="008953FB">
        <w:rPr>
          <w:rFonts w:asciiTheme="majorBidi" w:hAnsiTheme="majorBidi" w:cstheme="majorBidi"/>
          <w:color w:val="auto"/>
          <w:sz w:val="24"/>
          <w:szCs w:val="24"/>
        </w:rPr>
        <w:t xml:space="preserve"> class with empty methods, optimizing purely to pass a surface-level type-checking test (a "lazy" TDD anti-pattern). Step </w:t>
      </w:r>
      <w:r w:rsidRPr="008953FB">
        <w:rPr>
          <w:rFonts w:asciiTheme="majorBidi" w:hAnsiTheme="majorBidi" w:cstheme="majorBidi"/>
          <w:color w:val="auto"/>
          <w:sz w:val="24"/>
          <w:szCs w:val="24"/>
          <w:vertAlign w:val="subscript"/>
        </w:rPr>
        <w:t>9</w:t>
      </w:r>
      <w:r w:rsidRPr="008953FB">
        <w:rPr>
          <w:rFonts w:asciiTheme="majorBidi" w:hAnsiTheme="majorBidi" w:cstheme="majorBidi"/>
          <w:color w:val="auto"/>
          <w:sz w:val="24"/>
          <w:szCs w:val="24"/>
        </w:rPr>
        <w:t xml:space="preserve"> </w:t>
      </w:r>
      <w:r w:rsidR="00902AB5" w:rsidRPr="008953FB">
        <w:rPr>
          <w:rFonts w:asciiTheme="majorBidi" w:hAnsiTheme="majorBidi" w:cstheme="majorBidi"/>
          <w:color w:val="auto"/>
          <w:sz w:val="24"/>
          <w:szCs w:val="24"/>
        </w:rPr>
        <w:t xml:space="preserve">introduced a deep-equality test for </w:t>
      </w:r>
      <w:proofErr w:type="spellStart"/>
      <w:r w:rsidR="00902AB5" w:rsidRPr="008953FB">
        <w:rPr>
          <w:rFonts w:asciiTheme="majorBidi" w:hAnsiTheme="majorBidi" w:cstheme="majorBidi"/>
          <w:color w:val="auto"/>
          <w:sz w:val="24"/>
          <w:szCs w:val="24"/>
        </w:rPr>
        <w:t>MoneyBag</w:t>
      </w:r>
      <w:proofErr w:type="spellEnd"/>
      <w:r w:rsidR="00902AB5" w:rsidRPr="008953FB">
        <w:rPr>
          <w:rFonts w:asciiTheme="majorBidi" w:hAnsiTheme="majorBidi" w:cstheme="majorBidi"/>
          <w:color w:val="auto"/>
          <w:sz w:val="24"/>
          <w:szCs w:val="24"/>
        </w:rPr>
        <w:t xml:space="preserve">. Because a </w:t>
      </w:r>
      <w:proofErr w:type="spellStart"/>
      <w:r w:rsidR="00902AB5" w:rsidRPr="008953FB">
        <w:rPr>
          <w:rFonts w:asciiTheme="majorBidi" w:hAnsiTheme="majorBidi" w:cstheme="majorBidi"/>
          <w:color w:val="auto"/>
          <w:sz w:val="24"/>
          <w:szCs w:val="24"/>
        </w:rPr>
        <w:t>MoneyBag</w:t>
      </w:r>
      <w:proofErr w:type="spellEnd"/>
      <w:r w:rsidR="00902AB5" w:rsidRPr="008953FB">
        <w:rPr>
          <w:rFonts w:asciiTheme="majorBidi" w:hAnsiTheme="majorBidi" w:cstheme="majorBidi"/>
          <w:color w:val="auto"/>
          <w:sz w:val="24"/>
          <w:szCs w:val="24"/>
        </w:rPr>
        <w:t xml:space="preserve"> holds a collection of different currencies, the new test required the system to verify that two distinct </w:t>
      </w:r>
      <w:proofErr w:type="spellStart"/>
      <w:r w:rsidR="00902AB5" w:rsidRPr="008953FB">
        <w:rPr>
          <w:rFonts w:asciiTheme="majorBidi" w:hAnsiTheme="majorBidi" w:cstheme="majorBidi"/>
          <w:color w:val="auto"/>
          <w:sz w:val="24"/>
          <w:szCs w:val="24"/>
        </w:rPr>
        <w:t>MoneyBag</w:t>
      </w:r>
      <w:proofErr w:type="spellEnd"/>
      <w:r w:rsidR="00902AB5" w:rsidRPr="008953FB">
        <w:rPr>
          <w:rFonts w:asciiTheme="majorBidi" w:hAnsiTheme="majorBidi" w:cstheme="majorBidi"/>
          <w:color w:val="auto"/>
          <w:sz w:val="24"/>
          <w:szCs w:val="24"/>
        </w:rPr>
        <w:t xml:space="preserve"> instances containing the exact same denominations (e.g., both containing 10 USD and 5 CHF) are evaluated as logically equal</w:t>
      </w:r>
      <w:r w:rsidRPr="008953FB">
        <w:rPr>
          <w:rFonts w:asciiTheme="majorBidi" w:hAnsiTheme="majorBidi" w:cstheme="majorBidi"/>
          <w:color w:val="auto"/>
          <w:sz w:val="24"/>
          <w:szCs w:val="24"/>
        </w:rPr>
        <w:t xml:space="preserve">. Forced by the failing test,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finally implemented an internal List&lt;Money&gt; data structure and a complex content-based </w:t>
      </w:r>
      <w:proofErr w:type="gramStart"/>
      <w:r w:rsidRPr="008953FB">
        <w:rPr>
          <w:rFonts w:asciiTheme="majorBidi" w:hAnsiTheme="majorBidi" w:cstheme="majorBidi"/>
          <w:color w:val="auto"/>
          <w:sz w:val="24"/>
          <w:szCs w:val="24"/>
        </w:rPr>
        <w:t>equals(</w:t>
      </w:r>
      <w:proofErr w:type="gramEnd"/>
      <w:r w:rsidRPr="008953FB">
        <w:rPr>
          <w:rFonts w:asciiTheme="majorBidi" w:hAnsiTheme="majorBidi" w:cstheme="majorBidi"/>
          <w:color w:val="auto"/>
          <w:sz w:val="24"/>
          <w:szCs w:val="24"/>
        </w:rPr>
        <w:t>) method.</w:t>
      </w:r>
    </w:p>
    <w:p w14:paraId="0C195CDD" w14:textId="52212D9B" w:rsidR="000E1ADF" w:rsidRPr="008953FB" w:rsidRDefault="000E1ADF" w:rsidP="005239EF">
      <w:pPr>
        <w:numPr>
          <w:ilvl w:val="0"/>
          <w:numId w:val="77"/>
        </w:numPr>
        <w:tabs>
          <w:tab w:val="clear" w:pos="720"/>
          <w:tab w:val="num" w:pos="2160"/>
        </w:tabs>
        <w:ind w:left="2160"/>
        <w:rPr>
          <w:rFonts w:asciiTheme="majorBidi" w:hAnsiTheme="majorBidi" w:cstheme="majorBidi"/>
          <w:color w:val="auto"/>
          <w:sz w:val="24"/>
          <w:szCs w:val="24"/>
        </w:rPr>
      </w:pPr>
      <w:r w:rsidRPr="008953FB">
        <w:rPr>
          <w:rFonts w:asciiTheme="majorBidi" w:hAnsiTheme="majorBidi" w:cstheme="majorBidi"/>
          <w:b/>
          <w:bCs/>
          <w:color w:val="auto"/>
          <w:sz w:val="24"/>
          <w:szCs w:val="24"/>
        </w:rPr>
        <w:t xml:space="preserve">Step </w:t>
      </w:r>
      <w:r w:rsidRPr="008953FB">
        <w:rPr>
          <w:rFonts w:asciiTheme="majorBidi" w:hAnsiTheme="majorBidi" w:cstheme="majorBidi"/>
          <w:b/>
          <w:bCs/>
          <w:color w:val="auto"/>
          <w:sz w:val="24"/>
          <w:szCs w:val="24"/>
          <w:vertAlign w:val="subscript"/>
        </w:rPr>
        <w:t>10</w:t>
      </w:r>
      <w:r w:rsidRPr="008953FB">
        <w:rPr>
          <w:rFonts w:asciiTheme="majorBidi" w:hAnsiTheme="majorBidi" w:cstheme="majorBidi"/>
          <w:b/>
          <w:bCs/>
          <w:color w:val="auto"/>
          <w:sz w:val="24"/>
          <w:szCs w:val="24"/>
        </w:rPr>
        <w:t xml:space="preserve"> (Implicit Interface Resolution):</w:t>
      </w:r>
      <w:r w:rsidRPr="008953FB">
        <w:rPr>
          <w:rFonts w:asciiTheme="majorBidi" w:hAnsiTheme="majorBidi" w:cstheme="majorBidi"/>
          <w:color w:val="auto"/>
          <w:sz w:val="24"/>
          <w:szCs w:val="24"/>
        </w:rPr>
        <w:t xml:space="preserve"> A new method, </w:t>
      </w:r>
      <w:proofErr w:type="spellStart"/>
      <w:proofErr w:type="gramStart"/>
      <w:r w:rsidRPr="008953FB">
        <w:rPr>
          <w:rFonts w:asciiTheme="majorBidi" w:hAnsiTheme="majorBidi" w:cstheme="majorBidi"/>
          <w:color w:val="auto"/>
          <w:sz w:val="24"/>
          <w:szCs w:val="24"/>
        </w:rPr>
        <w:t>isZero</w:t>
      </w:r>
      <w:proofErr w:type="spellEnd"/>
      <w:r w:rsidRPr="008953FB">
        <w:rPr>
          <w:rFonts w:asciiTheme="majorBidi" w:hAnsiTheme="majorBidi" w:cstheme="majorBidi"/>
          <w:color w:val="auto"/>
          <w:sz w:val="24"/>
          <w:szCs w:val="24"/>
        </w:rPr>
        <w:t>(</w:t>
      </w:r>
      <w:proofErr w:type="gramEnd"/>
      <w:r w:rsidRPr="008953FB">
        <w:rPr>
          <w:rFonts w:asciiTheme="majorBidi" w:hAnsiTheme="majorBidi" w:cstheme="majorBidi"/>
          <w:color w:val="auto"/>
          <w:sz w:val="24"/>
          <w:szCs w:val="24"/>
        </w:rPr>
        <w:t xml:space="preserve">), was added to the </w:t>
      </w:r>
      <w:proofErr w:type="spellStart"/>
      <w:r w:rsidRPr="008953FB">
        <w:rPr>
          <w:rFonts w:asciiTheme="majorBidi" w:hAnsiTheme="majorBidi" w:cstheme="majorBidi"/>
          <w:color w:val="auto"/>
          <w:sz w:val="24"/>
          <w:szCs w:val="24"/>
        </w:rPr>
        <w:t>IMoney</w:t>
      </w:r>
      <w:proofErr w:type="spellEnd"/>
      <w:r w:rsidRPr="008953FB">
        <w:rPr>
          <w:rFonts w:asciiTheme="majorBidi" w:hAnsiTheme="majorBidi" w:cstheme="majorBidi"/>
          <w:color w:val="auto"/>
          <w:sz w:val="24"/>
          <w:szCs w:val="24"/>
        </w:rPr>
        <w:t xml:space="preserve"> interface specification. However, it was </w:t>
      </w:r>
      <w:r w:rsidRPr="008953FB">
        <w:rPr>
          <w:rFonts w:asciiTheme="majorBidi" w:hAnsiTheme="majorBidi" w:cstheme="majorBidi"/>
          <w:i/>
          <w:iCs/>
          <w:color w:val="auto"/>
          <w:sz w:val="24"/>
          <w:szCs w:val="24"/>
        </w:rPr>
        <w:t>intentionally omitted</w:t>
      </w:r>
      <w:r w:rsidRPr="008953FB">
        <w:rPr>
          <w:rFonts w:asciiTheme="majorBidi" w:hAnsiTheme="majorBidi" w:cstheme="majorBidi"/>
          <w:color w:val="auto"/>
          <w:sz w:val="24"/>
          <w:szCs w:val="24"/>
        </w:rPr>
        <w:t xml:space="preserve"> from the </w:t>
      </w:r>
      <w:proofErr w:type="spellStart"/>
      <w:r w:rsidRPr="008953FB">
        <w:rPr>
          <w:rFonts w:asciiTheme="majorBidi" w:hAnsiTheme="majorBidi" w:cstheme="majorBidi"/>
          <w:color w:val="auto"/>
          <w:sz w:val="24"/>
          <w:szCs w:val="24"/>
        </w:rPr>
        <w:t>MoneyBag</w:t>
      </w:r>
      <w:proofErr w:type="spellEnd"/>
      <w:r w:rsidRPr="008953FB">
        <w:rPr>
          <w:rFonts w:asciiTheme="majorBidi" w:hAnsiTheme="majorBidi" w:cstheme="majorBidi"/>
          <w:color w:val="auto"/>
          <w:sz w:val="24"/>
          <w:szCs w:val="24"/>
        </w:rPr>
        <w:t xml:space="preserve"> specification text. Despite this omission,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successfully added </w:t>
      </w:r>
      <w:proofErr w:type="spellStart"/>
      <w:proofErr w:type="gramStart"/>
      <w:r w:rsidRPr="008953FB">
        <w:rPr>
          <w:rFonts w:asciiTheme="majorBidi" w:hAnsiTheme="majorBidi" w:cstheme="majorBidi"/>
          <w:color w:val="auto"/>
          <w:sz w:val="24"/>
          <w:szCs w:val="24"/>
        </w:rPr>
        <w:t>isZero</w:t>
      </w:r>
      <w:proofErr w:type="spellEnd"/>
      <w:r w:rsidRPr="008953FB">
        <w:rPr>
          <w:rFonts w:asciiTheme="majorBidi" w:hAnsiTheme="majorBidi" w:cstheme="majorBidi"/>
          <w:color w:val="auto"/>
          <w:sz w:val="24"/>
          <w:szCs w:val="24"/>
        </w:rPr>
        <w:t>(</w:t>
      </w:r>
      <w:proofErr w:type="gramEnd"/>
      <w:r w:rsidRPr="008953FB">
        <w:rPr>
          <w:rFonts w:asciiTheme="majorBidi" w:hAnsiTheme="majorBidi" w:cstheme="majorBidi"/>
          <w:color w:val="auto"/>
          <w:sz w:val="24"/>
          <w:szCs w:val="24"/>
        </w:rPr>
        <w:t xml:space="preserve">) to </w:t>
      </w:r>
      <w:proofErr w:type="spellStart"/>
      <w:r w:rsidRPr="008953FB">
        <w:rPr>
          <w:rFonts w:asciiTheme="majorBidi" w:hAnsiTheme="majorBidi" w:cstheme="majorBidi"/>
          <w:color w:val="auto"/>
          <w:sz w:val="24"/>
          <w:szCs w:val="24"/>
        </w:rPr>
        <w:t>MoneyBag</w:t>
      </w:r>
      <w:proofErr w:type="spellEnd"/>
      <w:r w:rsidRPr="008953FB">
        <w:rPr>
          <w:rFonts w:asciiTheme="majorBidi" w:hAnsiTheme="majorBidi" w:cstheme="majorBidi"/>
          <w:color w:val="auto"/>
          <w:sz w:val="24"/>
          <w:szCs w:val="24"/>
        </w:rPr>
        <w:t xml:space="preserve">. It recognized that because </w:t>
      </w:r>
      <w:proofErr w:type="spellStart"/>
      <w:r w:rsidRPr="008953FB">
        <w:rPr>
          <w:rFonts w:asciiTheme="majorBidi" w:hAnsiTheme="majorBidi" w:cstheme="majorBidi"/>
          <w:color w:val="auto"/>
          <w:sz w:val="24"/>
          <w:szCs w:val="24"/>
        </w:rPr>
        <w:t>MoneyBag</w:t>
      </w:r>
      <w:proofErr w:type="spellEnd"/>
      <w:r w:rsidRPr="008953FB">
        <w:rPr>
          <w:rFonts w:asciiTheme="majorBidi" w:hAnsiTheme="majorBidi" w:cstheme="majorBidi"/>
          <w:color w:val="auto"/>
          <w:sz w:val="24"/>
          <w:szCs w:val="24"/>
        </w:rPr>
        <w:t xml:space="preserve"> implements </w:t>
      </w:r>
      <w:proofErr w:type="spellStart"/>
      <w:r w:rsidRPr="008953FB">
        <w:rPr>
          <w:rFonts w:asciiTheme="majorBidi" w:hAnsiTheme="majorBidi" w:cstheme="majorBidi"/>
          <w:color w:val="auto"/>
          <w:sz w:val="24"/>
          <w:szCs w:val="24"/>
        </w:rPr>
        <w:t>IMoney</w:t>
      </w:r>
      <w:proofErr w:type="spellEnd"/>
      <w:r w:rsidRPr="008953FB">
        <w:rPr>
          <w:rFonts w:asciiTheme="majorBidi" w:hAnsiTheme="majorBidi" w:cstheme="majorBidi"/>
          <w:color w:val="auto"/>
          <w:sz w:val="24"/>
          <w:szCs w:val="24"/>
        </w:rPr>
        <w:t>, Java compilation rules mandate the implementation of all interface methods.</w:t>
      </w:r>
    </w:p>
    <w:p w14:paraId="0C74DD96" w14:textId="7E72B078" w:rsidR="00441A1C" w:rsidRPr="008953FB" w:rsidRDefault="00A41A2E" w:rsidP="005239EF">
      <w:pPr>
        <w:ind w:left="1440" w:firstLine="0"/>
        <w:rPr>
          <w:rFonts w:asciiTheme="majorBidi" w:hAnsiTheme="majorBidi" w:cstheme="majorBidi"/>
          <w:color w:val="auto"/>
          <w:sz w:val="24"/>
          <w:szCs w:val="24"/>
        </w:rPr>
      </w:pPr>
      <w:r w:rsidRPr="005239EF">
        <w:rPr>
          <w:rFonts w:asciiTheme="majorBidi" w:hAnsiTheme="majorBidi" w:cstheme="majorBidi"/>
          <w:color w:val="auto"/>
          <w:sz w:val="24"/>
          <w:szCs w:val="24"/>
        </w:rPr>
        <w:t>2.4.4</w:t>
      </w:r>
      <w:r>
        <w:rPr>
          <w:rFonts w:asciiTheme="majorBidi" w:hAnsiTheme="majorBidi" w:cstheme="majorBidi"/>
          <w:b/>
          <w:bCs/>
          <w:color w:val="auto"/>
          <w:sz w:val="24"/>
          <w:szCs w:val="24"/>
        </w:rPr>
        <w:t xml:space="preserve">. </w:t>
      </w:r>
      <w:r w:rsidR="000E1ADF" w:rsidRPr="008953FB">
        <w:rPr>
          <w:rFonts w:asciiTheme="majorBidi" w:hAnsiTheme="majorBidi" w:cstheme="majorBidi"/>
          <w:b/>
          <w:bCs/>
          <w:color w:val="auto"/>
          <w:sz w:val="24"/>
          <w:szCs w:val="24"/>
        </w:rPr>
        <w:t>Main Observations &amp; Conclusions</w:t>
      </w:r>
      <w:r w:rsidR="000E1ADF" w:rsidRPr="008953FB">
        <w:rPr>
          <w:rFonts w:asciiTheme="majorBidi" w:hAnsiTheme="majorBidi" w:cstheme="majorBidi"/>
          <w:color w:val="auto"/>
          <w:sz w:val="24"/>
          <w:szCs w:val="24"/>
        </w:rPr>
        <w:t xml:space="preserve"> </w:t>
      </w:r>
    </w:p>
    <w:p w14:paraId="440C3DC3" w14:textId="6BD6046E" w:rsidR="000E1ADF" w:rsidRPr="008953FB" w:rsidRDefault="000E1ADF" w:rsidP="005239EF">
      <w:pPr>
        <w:ind w:left="2160" w:firstLine="0"/>
        <w:rPr>
          <w:rFonts w:asciiTheme="majorBidi" w:hAnsiTheme="majorBidi" w:cstheme="majorBidi"/>
          <w:color w:val="auto"/>
          <w:sz w:val="24"/>
          <w:szCs w:val="24"/>
        </w:rPr>
      </w:pPr>
      <w:r w:rsidRPr="008953FB">
        <w:rPr>
          <w:rFonts w:asciiTheme="majorBidi" w:hAnsiTheme="majorBidi" w:cstheme="majorBidi"/>
          <w:color w:val="auto"/>
          <w:sz w:val="24"/>
          <w:szCs w:val="24"/>
        </w:rPr>
        <w:t>This extended 10</w:t>
      </w:r>
      <w:r w:rsidR="00BF6DE3" w:rsidRPr="008953FB">
        <w:rPr>
          <w:rFonts w:asciiTheme="majorBidi" w:hAnsiTheme="majorBidi" w:cstheme="majorBidi"/>
          <w:color w:val="auto"/>
          <w:sz w:val="24"/>
          <w:szCs w:val="24"/>
        </w:rPr>
        <w:t>th</w:t>
      </w:r>
      <w:r w:rsidRPr="008953FB">
        <w:rPr>
          <w:rFonts w:asciiTheme="majorBidi" w:hAnsiTheme="majorBidi" w:cstheme="majorBidi"/>
          <w:color w:val="auto"/>
          <w:sz w:val="24"/>
          <w:szCs w:val="24"/>
        </w:rPr>
        <w:t xml:space="preserve">-step experiment yielded highly significant academic observations regarding </w:t>
      </w:r>
      <w:r w:rsidR="00D477F5" w:rsidRPr="008953FB">
        <w:rPr>
          <w:rFonts w:asciiTheme="majorBidi" w:hAnsiTheme="majorBidi" w:cstheme="majorBidi"/>
          <w:color w:val="auto"/>
          <w:sz w:val="24"/>
          <w:szCs w:val="24"/>
        </w:rPr>
        <w:t xml:space="preserve">LLM </w:t>
      </w:r>
      <w:r w:rsidRPr="008953FB">
        <w:rPr>
          <w:rFonts w:asciiTheme="majorBidi" w:hAnsiTheme="majorBidi" w:cstheme="majorBidi"/>
          <w:color w:val="auto"/>
          <w:sz w:val="24"/>
          <w:szCs w:val="24"/>
        </w:rPr>
        <w:t>-assisted software engineering workflows:</w:t>
      </w:r>
    </w:p>
    <w:p w14:paraId="24AA3384" w14:textId="77777777" w:rsidR="000E1ADF" w:rsidRPr="008953FB" w:rsidRDefault="000E1ADF" w:rsidP="005239EF">
      <w:pPr>
        <w:numPr>
          <w:ilvl w:val="0"/>
          <w:numId w:val="78"/>
        </w:numPr>
        <w:tabs>
          <w:tab w:val="clear" w:pos="1080"/>
          <w:tab w:val="num" w:pos="2520"/>
        </w:tabs>
        <w:ind w:left="2520"/>
        <w:rPr>
          <w:rFonts w:asciiTheme="majorBidi" w:hAnsiTheme="majorBidi" w:cstheme="majorBidi"/>
          <w:color w:val="auto"/>
          <w:sz w:val="24"/>
          <w:szCs w:val="24"/>
        </w:rPr>
      </w:pPr>
      <w:r w:rsidRPr="008953FB">
        <w:rPr>
          <w:rFonts w:asciiTheme="majorBidi" w:hAnsiTheme="majorBidi" w:cstheme="majorBidi"/>
          <w:b/>
          <w:bCs/>
          <w:color w:val="auto"/>
          <w:sz w:val="24"/>
          <w:szCs w:val="24"/>
        </w:rPr>
        <w:t>Model Dependency:</w:t>
      </w:r>
      <w:r w:rsidRPr="008953FB">
        <w:rPr>
          <w:rFonts w:asciiTheme="majorBidi" w:hAnsiTheme="majorBidi" w:cstheme="majorBidi"/>
          <w:color w:val="auto"/>
          <w:sz w:val="24"/>
          <w:szCs w:val="24"/>
        </w:rPr>
        <w:t xml:space="preserve"> The viability of an autonomous TDD workflow is heavily dependent on the foundational LLM. Switching to a highly capable model (Claude Sonnet) resolved initial architectural and editing constraints.</w:t>
      </w:r>
    </w:p>
    <w:p w14:paraId="308701FB" w14:textId="437EF9FD" w:rsidR="000E1ADF" w:rsidRPr="008953FB" w:rsidRDefault="000E1ADF" w:rsidP="005239EF">
      <w:pPr>
        <w:numPr>
          <w:ilvl w:val="0"/>
          <w:numId w:val="78"/>
        </w:numPr>
        <w:tabs>
          <w:tab w:val="clear" w:pos="1080"/>
          <w:tab w:val="num" w:pos="2520"/>
        </w:tabs>
        <w:ind w:left="2520"/>
        <w:rPr>
          <w:rFonts w:asciiTheme="majorBidi" w:hAnsiTheme="majorBidi" w:cstheme="majorBidi"/>
          <w:color w:val="auto"/>
          <w:sz w:val="24"/>
          <w:szCs w:val="24"/>
        </w:rPr>
      </w:pPr>
      <w:r w:rsidRPr="008953FB">
        <w:rPr>
          <w:rFonts w:asciiTheme="majorBidi" w:hAnsiTheme="majorBidi" w:cstheme="majorBidi"/>
          <w:b/>
          <w:bCs/>
          <w:color w:val="auto"/>
          <w:sz w:val="24"/>
          <w:szCs w:val="24"/>
        </w:rPr>
        <w:t>Incremental Non-Destructive Editing:</w:t>
      </w:r>
      <w:r w:rsidRPr="008953FB">
        <w:rPr>
          <w:rFonts w:asciiTheme="majorBidi" w:hAnsiTheme="majorBidi" w:cstheme="majorBidi"/>
          <w:color w:val="auto"/>
          <w:sz w:val="24"/>
          <w:szCs w:val="24"/>
        </w:rPr>
        <w:t xml:space="preserve">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is highly capable of surgical edits. It successfully preserves manual human interventions and irrelevant code chunks during isolated test-passing steps.</w:t>
      </w:r>
    </w:p>
    <w:p w14:paraId="1FEF5202" w14:textId="77777777" w:rsidR="0027024E" w:rsidRDefault="000E1ADF" w:rsidP="0027024E">
      <w:pPr>
        <w:numPr>
          <w:ilvl w:val="0"/>
          <w:numId w:val="78"/>
        </w:numPr>
        <w:tabs>
          <w:tab w:val="clear" w:pos="1080"/>
          <w:tab w:val="num" w:pos="2520"/>
        </w:tabs>
        <w:ind w:left="2520"/>
        <w:rPr>
          <w:rFonts w:asciiTheme="majorBidi" w:hAnsiTheme="majorBidi" w:cstheme="majorBidi"/>
          <w:color w:val="auto"/>
          <w:sz w:val="24"/>
          <w:szCs w:val="24"/>
        </w:rPr>
      </w:pPr>
      <w:r w:rsidRPr="008953FB">
        <w:rPr>
          <w:rFonts w:asciiTheme="majorBidi" w:hAnsiTheme="majorBidi" w:cstheme="majorBidi"/>
          <w:b/>
          <w:bCs/>
          <w:color w:val="auto"/>
          <w:sz w:val="24"/>
          <w:szCs w:val="24"/>
        </w:rPr>
        <w:t>Optimization for Compiler Success ("Laziness"):</w:t>
      </w:r>
      <w:r w:rsidRPr="008953FB">
        <w:rPr>
          <w:rFonts w:asciiTheme="majorBidi" w:hAnsiTheme="majorBidi" w:cstheme="majorBidi"/>
          <w:color w:val="auto"/>
          <w:sz w:val="24"/>
          <w:szCs w:val="24"/>
        </w:rPr>
        <w:t xml:space="preserve"> The </w:t>
      </w:r>
      <w:r w:rsidR="00D477F5" w:rsidRPr="008953FB">
        <w:rPr>
          <w:rFonts w:asciiTheme="majorBidi" w:hAnsiTheme="majorBidi" w:cstheme="majorBidi"/>
          <w:color w:val="auto"/>
          <w:sz w:val="24"/>
          <w:szCs w:val="24"/>
        </w:rPr>
        <w:t>LLM</w:t>
      </w:r>
      <w:r w:rsidRPr="008953FB">
        <w:rPr>
          <w:rFonts w:asciiTheme="majorBidi" w:hAnsiTheme="majorBidi" w:cstheme="majorBidi"/>
          <w:color w:val="auto"/>
          <w:sz w:val="24"/>
          <w:szCs w:val="24"/>
        </w:rPr>
        <w:t xml:space="preserve"> optimizes for the easiest path to a "Green" test state. It will leave architectural stubs empty unless explicitly forced to implement behavior via rigorous, state-based testing (as seen in Step</w:t>
      </w:r>
      <w:r w:rsidRPr="008953FB">
        <w:rPr>
          <w:rFonts w:asciiTheme="majorBidi" w:hAnsiTheme="majorBidi" w:cstheme="majorBidi"/>
          <w:color w:val="auto"/>
          <w:sz w:val="24"/>
          <w:szCs w:val="24"/>
          <w:vertAlign w:val="subscript"/>
        </w:rPr>
        <w:t>8</w:t>
      </w:r>
      <w:r w:rsidRPr="008953FB">
        <w:rPr>
          <w:rFonts w:asciiTheme="majorBidi" w:hAnsiTheme="majorBidi" w:cstheme="majorBidi"/>
          <w:color w:val="auto"/>
          <w:sz w:val="24"/>
          <w:szCs w:val="24"/>
        </w:rPr>
        <w:t xml:space="preserve"> vs. Step</w:t>
      </w:r>
      <w:r w:rsidRPr="008953FB">
        <w:rPr>
          <w:rFonts w:asciiTheme="majorBidi" w:hAnsiTheme="majorBidi" w:cstheme="majorBidi"/>
          <w:color w:val="auto"/>
          <w:sz w:val="24"/>
          <w:szCs w:val="24"/>
          <w:vertAlign w:val="subscript"/>
        </w:rPr>
        <w:t>9</w:t>
      </w:r>
      <w:r w:rsidRPr="008953FB">
        <w:rPr>
          <w:rFonts w:asciiTheme="majorBidi" w:hAnsiTheme="majorBidi" w:cstheme="majorBidi"/>
          <w:color w:val="auto"/>
          <w:sz w:val="24"/>
          <w:szCs w:val="24"/>
        </w:rPr>
        <w:t>).</w:t>
      </w:r>
    </w:p>
    <w:p w14:paraId="38F53B96" w14:textId="1650418C" w:rsidR="00D61266" w:rsidRDefault="000E1ADF" w:rsidP="008A33D2">
      <w:pPr>
        <w:numPr>
          <w:ilvl w:val="0"/>
          <w:numId w:val="78"/>
        </w:numPr>
        <w:tabs>
          <w:tab w:val="clear" w:pos="1080"/>
          <w:tab w:val="num" w:pos="2520"/>
        </w:tabs>
        <w:ind w:left="2520"/>
        <w:rPr>
          <w:rFonts w:asciiTheme="majorBidi" w:hAnsiTheme="majorBidi" w:cstheme="majorBidi"/>
          <w:color w:val="auto"/>
          <w:sz w:val="24"/>
          <w:szCs w:val="24"/>
        </w:rPr>
      </w:pPr>
      <w:r w:rsidRPr="0027024E">
        <w:rPr>
          <w:rFonts w:asciiTheme="majorBidi" w:hAnsiTheme="majorBidi" w:cstheme="majorBidi"/>
          <w:b/>
          <w:bCs/>
          <w:color w:val="auto"/>
          <w:sz w:val="24"/>
          <w:szCs w:val="24"/>
        </w:rPr>
        <w:t>Implicit OOP Inference over Explicit Specifications:</w:t>
      </w:r>
      <w:r w:rsidRPr="0027024E">
        <w:rPr>
          <w:rFonts w:asciiTheme="majorBidi" w:hAnsiTheme="majorBidi" w:cstheme="majorBidi"/>
          <w:color w:val="auto"/>
          <w:sz w:val="24"/>
          <w:szCs w:val="24"/>
        </w:rPr>
        <w:t xml:space="preserve"> The Step </w:t>
      </w:r>
      <w:r w:rsidRPr="0027024E">
        <w:rPr>
          <w:rFonts w:asciiTheme="majorBidi" w:hAnsiTheme="majorBidi" w:cstheme="majorBidi"/>
          <w:color w:val="auto"/>
          <w:sz w:val="24"/>
          <w:szCs w:val="24"/>
          <w:vertAlign w:val="subscript"/>
        </w:rPr>
        <w:t>10</w:t>
      </w:r>
      <w:r w:rsidRPr="0027024E">
        <w:rPr>
          <w:rFonts w:asciiTheme="majorBidi" w:hAnsiTheme="majorBidi" w:cstheme="majorBidi"/>
          <w:color w:val="auto"/>
          <w:sz w:val="24"/>
          <w:szCs w:val="24"/>
        </w:rPr>
        <w:t xml:space="preserve"> observation is the most profound. The </w:t>
      </w:r>
      <w:r w:rsidR="00D477F5" w:rsidRPr="0027024E">
        <w:rPr>
          <w:rFonts w:asciiTheme="majorBidi" w:hAnsiTheme="majorBidi" w:cstheme="majorBidi"/>
          <w:color w:val="auto"/>
          <w:sz w:val="24"/>
          <w:szCs w:val="24"/>
        </w:rPr>
        <w:t>LLM</w:t>
      </w:r>
      <w:r w:rsidRPr="0027024E">
        <w:rPr>
          <w:rFonts w:asciiTheme="majorBidi" w:hAnsiTheme="majorBidi" w:cstheme="majorBidi"/>
          <w:color w:val="auto"/>
          <w:sz w:val="24"/>
          <w:szCs w:val="24"/>
        </w:rPr>
        <w:t xml:space="preserve"> does not rely solely on explicit natural-language prompts. It actively leverages compiler feedback and Object-Oriented Programming inheritance rules to deduce missing implicit requirements, proving it acts as a logical reasoning engine rather than a simple text-to-code translator.</w:t>
      </w:r>
    </w:p>
    <w:p w14:paraId="7415159E" w14:textId="77777777" w:rsidR="000326CB" w:rsidRDefault="000326CB" w:rsidP="000326CB">
      <w:pPr>
        <w:rPr>
          <w:rFonts w:asciiTheme="majorBidi" w:hAnsiTheme="majorBidi" w:cstheme="majorBidi"/>
          <w:color w:val="auto"/>
          <w:sz w:val="24"/>
          <w:szCs w:val="24"/>
        </w:rPr>
      </w:pPr>
    </w:p>
    <w:p w14:paraId="52680938" w14:textId="77777777" w:rsidR="000326CB" w:rsidRDefault="000326CB" w:rsidP="000326CB">
      <w:pPr>
        <w:rPr>
          <w:rFonts w:asciiTheme="majorBidi" w:hAnsiTheme="majorBidi" w:cstheme="majorBidi"/>
          <w:color w:val="auto"/>
          <w:sz w:val="24"/>
          <w:szCs w:val="24"/>
        </w:rPr>
      </w:pPr>
    </w:p>
    <w:p w14:paraId="47746D8B" w14:textId="77777777" w:rsidR="000326CB" w:rsidRDefault="000326CB" w:rsidP="000326CB">
      <w:pPr>
        <w:rPr>
          <w:rFonts w:asciiTheme="majorBidi" w:hAnsiTheme="majorBidi" w:cstheme="majorBidi"/>
          <w:color w:val="auto"/>
          <w:sz w:val="24"/>
          <w:szCs w:val="24"/>
        </w:rPr>
      </w:pPr>
    </w:p>
    <w:p w14:paraId="7C46E684" w14:textId="77777777" w:rsidR="000326CB" w:rsidRPr="0027024E" w:rsidRDefault="000326CB" w:rsidP="00810128">
      <w:pPr>
        <w:rPr>
          <w:rFonts w:asciiTheme="majorBidi" w:hAnsiTheme="majorBidi" w:cstheme="majorBidi"/>
          <w:color w:val="auto"/>
          <w:sz w:val="24"/>
          <w:szCs w:val="24"/>
        </w:rPr>
      </w:pPr>
    </w:p>
    <w:p w14:paraId="4A11BBC8" w14:textId="1BDFF3C4" w:rsidR="006C462E" w:rsidRPr="008953FB" w:rsidRDefault="006C462E" w:rsidP="00D4503B">
      <w:pPr>
        <w:pStyle w:val="ListParagraph"/>
        <w:numPr>
          <w:ilvl w:val="0"/>
          <w:numId w:val="89"/>
        </w:numPr>
        <w:rPr>
          <w:rFonts w:asciiTheme="majorBidi" w:hAnsiTheme="majorBidi" w:cstheme="majorBidi"/>
          <w:b/>
          <w:color w:val="auto"/>
          <w:sz w:val="24"/>
          <w:szCs w:val="24"/>
        </w:rPr>
      </w:pPr>
      <w:bookmarkStart w:id="25" w:name="_Hlk214171976"/>
      <w:r w:rsidRPr="008953FB">
        <w:rPr>
          <w:rFonts w:asciiTheme="majorBidi" w:hAnsiTheme="majorBidi" w:cstheme="majorBidi"/>
          <w:b/>
          <w:color w:val="auto"/>
          <w:sz w:val="24"/>
          <w:szCs w:val="24"/>
        </w:rPr>
        <w:lastRenderedPageBreak/>
        <w:t>BACKGROUND AND RELATED WORK</w:t>
      </w:r>
    </w:p>
    <w:bookmarkEnd w:id="25"/>
    <w:p w14:paraId="3619D7BC" w14:textId="77777777" w:rsidR="00A414F8" w:rsidRPr="008953FB" w:rsidRDefault="00A414F8" w:rsidP="008C5990">
      <w:pPr>
        <w:pStyle w:val="ListParagraph"/>
        <w:numPr>
          <w:ilvl w:val="1"/>
          <w:numId w:val="89"/>
        </w:numPr>
        <w:rPr>
          <w:rFonts w:asciiTheme="majorBidi" w:hAnsiTheme="majorBidi" w:cstheme="majorBidi"/>
          <w:b/>
          <w:color w:val="auto"/>
          <w:sz w:val="24"/>
          <w:szCs w:val="24"/>
        </w:rPr>
      </w:pPr>
      <w:r w:rsidRPr="008953FB">
        <w:rPr>
          <w:rFonts w:asciiTheme="majorBidi" w:hAnsiTheme="majorBidi" w:cstheme="majorBidi"/>
          <w:b/>
          <w:color w:val="auto"/>
          <w:sz w:val="24"/>
          <w:szCs w:val="24"/>
        </w:rPr>
        <w:t>The Story of TDD – Explaining TDD to Someone Who Has Never Seen It Before</w:t>
      </w:r>
    </w:p>
    <w:p w14:paraId="6EE162E5" w14:textId="348F8104"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 xml:space="preserve"> TDD is a software development methodology in which developers write tests before writing the actual implementation code. Instead of first building a complete feature and only later checking whether it works, TDD changes the order of development entirely.</w:t>
      </w:r>
    </w:p>
    <w:p w14:paraId="579BE001"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The process usually begins with a very small failing test. The developer writes a test describing a specific behavior that the system should support, even though the functionality does not yet exist. Since the implementation has not been written yet, the test fails. This stage is commonly called the “Red” phase.</w:t>
      </w:r>
    </w:p>
    <w:p w14:paraId="11ED6719"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After observing the failure, the developer writes the minimal amount of code necessary to make the test pass. The goal is not to build the perfect solution immediately, but only to satisfy the current requirement. Once the test passes successfully, the process enters the “Green” phase.</w:t>
      </w:r>
    </w:p>
    <w:p w14:paraId="5B98F0AA"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The final stage is called “Refactor”. During this phase, the developer cleans and improves the implementation while ensuring that all tests continue passing. Refactoring may include improving readability, removing duplication, reorganizing methods, or simplifying logic.</w:t>
      </w:r>
    </w:p>
    <w:p w14:paraId="155587A5"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The TDD cycle is therefore often described as:</w:t>
      </w:r>
    </w:p>
    <w:p w14:paraId="35131715" w14:textId="77777777" w:rsidR="0015113E"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Red → Green → Refactor</w:t>
      </w:r>
    </w:p>
    <w:p w14:paraId="0D418F46" w14:textId="2219064A" w:rsidR="005C1E68" w:rsidRPr="008953FB" w:rsidRDefault="00E12635" w:rsidP="00D61266">
      <w:pPr>
        <w:pStyle w:val="NormalWeb"/>
        <w:ind w:left="3312"/>
        <w:rPr>
          <w:rFonts w:asciiTheme="majorBidi" w:hAnsiTheme="majorBidi" w:cstheme="majorBidi"/>
        </w:rPr>
      </w:pPr>
      <w:r w:rsidRPr="008953FB">
        <w:rPr>
          <w:rFonts w:asciiTheme="majorBidi" w:hAnsiTheme="majorBidi" w:cstheme="majorBidi"/>
          <w:noProof/>
          <w:lang w:bidi="he-IL"/>
        </w:rPr>
        <w:drawing>
          <wp:inline distT="0" distB="0" distL="0" distR="0" wp14:anchorId="63CA9DE8" wp14:editId="42E9942A">
            <wp:extent cx="2299580" cy="1823217"/>
            <wp:effectExtent l="0" t="0" r="0" b="81915"/>
            <wp:docPr id="116957946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4526C39" w14:textId="16D8EF6D" w:rsidR="0072428C" w:rsidRPr="008953FB" w:rsidRDefault="0015113E" w:rsidP="00D61266">
      <w:pPr>
        <w:pStyle w:val="NormalWeb"/>
        <w:ind w:left="1152"/>
        <w:rPr>
          <w:rFonts w:asciiTheme="majorBidi" w:hAnsiTheme="majorBidi" w:cstheme="majorBidi"/>
        </w:rPr>
      </w:pPr>
      <w:r w:rsidRPr="008953FB">
        <w:rPr>
          <w:rFonts w:asciiTheme="majorBidi" w:hAnsiTheme="majorBidi" w:cstheme="majorBidi"/>
          <w:b/>
          <w:bCs/>
        </w:rPr>
        <w:t xml:space="preserve">Figure </w:t>
      </w:r>
      <w:r w:rsidR="003409BD">
        <w:rPr>
          <w:rFonts w:asciiTheme="majorBidi" w:hAnsiTheme="majorBidi" w:cstheme="majorBidi"/>
          <w:b/>
          <w:bCs/>
        </w:rPr>
        <w:t>1</w:t>
      </w:r>
      <w:r w:rsidRPr="008953FB">
        <w:rPr>
          <w:rFonts w:asciiTheme="majorBidi" w:hAnsiTheme="majorBidi" w:cstheme="majorBidi"/>
          <w:b/>
          <w:bCs/>
        </w:rPr>
        <w:t>:</w:t>
      </w:r>
      <w:r w:rsidRPr="008953FB">
        <w:rPr>
          <w:rFonts w:asciiTheme="majorBidi" w:hAnsiTheme="majorBidi" w:cstheme="majorBidi"/>
        </w:rPr>
        <w:t xml:space="preserve"> The TDD Cycle: Red, Green, Refactor </w:t>
      </w:r>
      <w:r w:rsidRPr="008953FB">
        <w:rPr>
          <w:rFonts w:asciiTheme="majorBidi" w:hAnsiTheme="majorBidi" w:cstheme="majorBidi"/>
          <w:i/>
          <w:iCs/>
        </w:rPr>
        <w:t>(Original illustration)</w:t>
      </w:r>
    </w:p>
    <w:p w14:paraId="27222B1A"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This process repeats continuously throughout development. Each new requirement introduces a new failing test, which then drives the next code modification.</w:t>
      </w:r>
    </w:p>
    <w:p w14:paraId="64DC4089" w14:textId="0324156E"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 xml:space="preserve">One of the major advantages of TDD is that it encourages incremental development. Instead of building large systems all at once, developers evolve the software step by step. This reduces bugs, improves maintainability, and creates </w:t>
      </w:r>
      <w:r w:rsidR="000D25F7" w:rsidRPr="008953FB">
        <w:rPr>
          <w:rFonts w:asciiTheme="majorBidi" w:hAnsiTheme="majorBidi" w:cstheme="majorBidi"/>
        </w:rPr>
        <w:t>constantly</w:t>
      </w:r>
      <w:r w:rsidRPr="008953FB">
        <w:rPr>
          <w:rFonts w:asciiTheme="majorBidi" w:hAnsiTheme="majorBidi" w:cstheme="majorBidi"/>
        </w:rPr>
        <w:t xml:space="preserve"> verifiable implementation.</w:t>
      </w:r>
    </w:p>
    <w:p w14:paraId="70A4BB88"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For someone who has never encountered TDD before, it can be viewed as a conversation between the tests and the code. The tests describe the expected behavior, and the implementation evolves gradually in response to those tests.</w:t>
      </w:r>
    </w:p>
    <w:p w14:paraId="7ABB4298" w14:textId="74FEC1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lastRenderedPageBreak/>
        <w:t xml:space="preserve">In the context of this project, TDD becomes especially important because the AI agent is expected to act like a developer participating in this exact workflow. Instead of receiving all requirements at once, the </w:t>
      </w:r>
      <w:r w:rsidR="00EC2885" w:rsidRPr="008953FB">
        <w:rPr>
          <w:rFonts w:asciiTheme="majorBidi" w:hAnsiTheme="majorBidi" w:cstheme="majorBidi"/>
        </w:rPr>
        <w:t>LLM</w:t>
      </w:r>
      <w:r w:rsidRPr="008953FB">
        <w:rPr>
          <w:rFonts w:asciiTheme="majorBidi" w:hAnsiTheme="majorBidi" w:cstheme="majorBidi"/>
        </w:rPr>
        <w:t xml:space="preserve"> receives sequential failing tests and must incrementally evolve the implementation while preserving previous functionality.</w:t>
      </w:r>
    </w:p>
    <w:p w14:paraId="1C0879DF" w14:textId="60315E67" w:rsidR="005C1E68" w:rsidRPr="008953FB" w:rsidRDefault="00922B85" w:rsidP="00D61266">
      <w:pPr>
        <w:pStyle w:val="NormalWeb"/>
        <w:rPr>
          <w:rFonts w:asciiTheme="majorBidi" w:hAnsiTheme="majorBidi" w:cstheme="majorBidi"/>
          <w:lang w:bidi="he-IL"/>
        </w:rPr>
      </w:pPr>
      <w:r>
        <w:rPr>
          <w:rFonts w:asciiTheme="majorBidi" w:hAnsiTheme="majorBidi" w:cstheme="majorBidi"/>
        </w:rPr>
        <w:t xml:space="preserve">           </w:t>
      </w:r>
      <w:r w:rsidR="00D258AD">
        <w:rPr>
          <w:rFonts w:asciiTheme="majorBidi" w:hAnsiTheme="majorBidi" w:cstheme="majorBidi"/>
        </w:rPr>
        <w:t xml:space="preserve"> </w:t>
      </w:r>
      <w:r w:rsidR="00A448BE">
        <w:rPr>
          <w:rFonts w:asciiTheme="majorBidi" w:hAnsiTheme="majorBidi" w:cstheme="majorBidi"/>
        </w:rPr>
        <w:t>3</w:t>
      </w:r>
      <w:r w:rsidR="005C1E68" w:rsidRPr="00922B85">
        <w:rPr>
          <w:rFonts w:asciiTheme="majorBidi" w:hAnsiTheme="majorBidi" w:cstheme="majorBidi"/>
        </w:rPr>
        <w:t>.2</w:t>
      </w:r>
      <w:r w:rsidRPr="00922B85">
        <w:rPr>
          <w:rFonts w:asciiTheme="majorBidi" w:hAnsiTheme="majorBidi" w:cstheme="majorBidi"/>
        </w:rPr>
        <w:t>.</w:t>
      </w:r>
      <w:r w:rsidR="005C1E68" w:rsidRPr="008953FB">
        <w:rPr>
          <w:rFonts w:asciiTheme="majorBidi" w:hAnsiTheme="majorBidi" w:cstheme="majorBidi"/>
        </w:rPr>
        <w:t xml:space="preserve">  </w:t>
      </w:r>
      <w:r w:rsidR="005C1E68" w:rsidRPr="00D61266">
        <w:rPr>
          <w:rFonts w:asciiTheme="majorBidi" w:hAnsiTheme="majorBidi" w:cstheme="majorBidi"/>
          <w:b/>
          <w:bCs/>
        </w:rPr>
        <w:t>Code Generation Using Artificial Intelligence</w:t>
      </w:r>
    </w:p>
    <w:p w14:paraId="40936AD0" w14:textId="779361F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 xml:space="preserve">Artificial Intelligence has recently become capable of assisting software development tasks at a level that was previously considered impossible. Modern LLMs can analyze natural language instructions, understand source code, generate implementations, explain logic, fix bugs, and even interact with development tools and </w:t>
      </w:r>
      <w:proofErr w:type="gramStart"/>
      <w:r w:rsidRPr="008953FB">
        <w:rPr>
          <w:rFonts w:asciiTheme="majorBidi" w:hAnsiTheme="majorBidi" w:cstheme="majorBidi"/>
        </w:rPr>
        <w:t>testing</w:t>
      </w:r>
      <w:proofErr w:type="gramEnd"/>
      <w:r w:rsidRPr="008953FB">
        <w:rPr>
          <w:rFonts w:asciiTheme="majorBidi" w:hAnsiTheme="majorBidi" w:cstheme="majorBidi"/>
        </w:rPr>
        <w:t xml:space="preserve"> frameworks.</w:t>
      </w:r>
    </w:p>
    <w:p w14:paraId="727576C4"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AI-based code generation refers to the process in which an AI model receives some form of input and produces source code as output. The input may include natural language instructions, specifications, existing codebases, error messages, test cases, or software documentation.</w:t>
      </w:r>
    </w:p>
    <w:p w14:paraId="1F5A28CD"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Unlike traditional code generators that rely on fixed templates or predefined rules, modern AI systems learn programming patterns from extremely large datasets containing open-source projects, documentation, and programming examples. As a result, they can generate flexible and context-aware implementations.</w:t>
      </w:r>
    </w:p>
    <w:p w14:paraId="60DC1404"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 xml:space="preserve">In recent years, AI coding assistants such as GitHub Copilot, Cursor, Aider, </w:t>
      </w:r>
      <w:proofErr w:type="spellStart"/>
      <w:r w:rsidRPr="008953FB">
        <w:rPr>
          <w:rFonts w:asciiTheme="majorBidi" w:hAnsiTheme="majorBidi" w:cstheme="majorBidi"/>
        </w:rPr>
        <w:t>OpenHands</w:t>
      </w:r>
      <w:proofErr w:type="spellEnd"/>
      <w:r w:rsidRPr="008953FB">
        <w:rPr>
          <w:rFonts w:asciiTheme="majorBidi" w:hAnsiTheme="majorBidi" w:cstheme="majorBidi"/>
        </w:rPr>
        <w:t>, and SWE-agent have demonstrated the ability to participate actively in software development workflows. Some systems can not only generate code, but also execute tests, analyze failures, debug problems, modify existing implementations, and interact with terminal environments.</w:t>
      </w:r>
    </w:p>
    <w:p w14:paraId="75F8CB98"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However, despite these advances, most existing AI systems still struggle with strict software engineering discipline. Many systems tend to rewrite large portions of code unnecessarily, anticipate future requirements prematurely, or lose consistency across long iterative development cycles.</w:t>
      </w:r>
    </w:p>
    <w:p w14:paraId="64A786DE" w14:textId="77777777" w:rsidR="005C1E68" w:rsidRPr="008953FB" w:rsidRDefault="005C1E68" w:rsidP="00D61266">
      <w:pPr>
        <w:pStyle w:val="NormalWeb"/>
        <w:ind w:left="1152"/>
        <w:rPr>
          <w:rFonts w:asciiTheme="majorBidi" w:hAnsiTheme="majorBidi" w:cstheme="majorBidi"/>
        </w:rPr>
      </w:pPr>
      <w:r w:rsidRPr="008953FB">
        <w:rPr>
          <w:rFonts w:asciiTheme="majorBidi" w:hAnsiTheme="majorBidi" w:cstheme="majorBidi"/>
        </w:rPr>
        <w:t>This project investigates whether AI systems can operate within a structured TDD environment while preserving incremental development principles. Instead of generating isolated code snippets, the AI agent is expected to maintain an evolving codebase over multiple iterations while responding to sequential test cases and immutable specifications.</w:t>
      </w:r>
    </w:p>
    <w:p w14:paraId="4B2E5E31" w14:textId="4D7DA4A3" w:rsidR="00C5406B" w:rsidRPr="008953FB" w:rsidRDefault="005C1E68" w:rsidP="00A30F39">
      <w:pPr>
        <w:pStyle w:val="NormalWeb"/>
        <w:ind w:left="1152"/>
      </w:pPr>
      <w:r w:rsidRPr="008953FB">
        <w:rPr>
          <w:rFonts w:asciiTheme="majorBidi" w:hAnsiTheme="majorBidi" w:cstheme="majorBidi"/>
        </w:rPr>
        <w:t>The project therefore explores not only code generation itself, but also the broader question of whether AI can behave as a reliable autonomous software engineering participant within a real development lifecycle.</w:t>
      </w:r>
    </w:p>
    <w:p w14:paraId="0C91EF6F" w14:textId="41C47526" w:rsidR="006C462E" w:rsidRPr="00BA4A79" w:rsidRDefault="001C53A1" w:rsidP="00BA4A79">
      <w:pPr>
        <w:ind w:left="720" w:firstLine="0"/>
        <w:rPr>
          <w:rFonts w:asciiTheme="majorBidi" w:hAnsiTheme="majorBidi" w:cstheme="majorBidi"/>
          <w:b/>
          <w:color w:val="auto"/>
          <w:sz w:val="24"/>
          <w:szCs w:val="24"/>
        </w:rPr>
      </w:pPr>
      <w:r>
        <w:rPr>
          <w:rFonts w:asciiTheme="majorBidi" w:hAnsiTheme="majorBidi" w:cstheme="majorBidi"/>
          <w:bCs/>
          <w:color w:val="auto"/>
          <w:sz w:val="24"/>
          <w:szCs w:val="24"/>
        </w:rPr>
        <w:t xml:space="preserve"> </w:t>
      </w:r>
      <w:r w:rsidR="00147849" w:rsidRPr="00BA4A79">
        <w:rPr>
          <w:rFonts w:asciiTheme="majorBidi" w:hAnsiTheme="majorBidi" w:cstheme="majorBidi"/>
          <w:bCs/>
          <w:color w:val="auto"/>
          <w:sz w:val="24"/>
          <w:szCs w:val="24"/>
        </w:rPr>
        <w:t>3.3</w:t>
      </w:r>
      <w:r>
        <w:rPr>
          <w:rFonts w:asciiTheme="majorBidi" w:hAnsiTheme="majorBidi" w:cstheme="majorBidi"/>
          <w:b/>
          <w:color w:val="auto"/>
          <w:sz w:val="24"/>
          <w:szCs w:val="24"/>
        </w:rPr>
        <w:t xml:space="preserve"> </w:t>
      </w:r>
      <w:r w:rsidR="006C462E" w:rsidRPr="00BA4A79">
        <w:rPr>
          <w:rFonts w:asciiTheme="majorBidi" w:hAnsiTheme="majorBidi" w:cstheme="majorBidi"/>
          <w:b/>
          <w:color w:val="auto"/>
          <w:sz w:val="24"/>
          <w:szCs w:val="24"/>
        </w:rPr>
        <w:t xml:space="preserve">What can we accept as is from </w:t>
      </w:r>
      <w:r w:rsidR="00E61A84" w:rsidRPr="00BA4A79">
        <w:rPr>
          <w:rFonts w:asciiTheme="majorBidi" w:hAnsiTheme="majorBidi" w:cstheme="majorBidi"/>
          <w:b/>
          <w:color w:val="auto"/>
          <w:sz w:val="24"/>
          <w:szCs w:val="24"/>
        </w:rPr>
        <w:t>previous</w:t>
      </w:r>
      <w:r w:rsidR="006C462E" w:rsidRPr="00BA4A79">
        <w:rPr>
          <w:rFonts w:asciiTheme="majorBidi" w:hAnsiTheme="majorBidi" w:cstheme="majorBidi"/>
          <w:b/>
          <w:color w:val="auto"/>
          <w:sz w:val="24"/>
          <w:szCs w:val="24"/>
        </w:rPr>
        <w:t xml:space="preserve"> experience?</w:t>
      </w:r>
    </w:p>
    <w:p w14:paraId="37C3A66E" w14:textId="5E13CA80" w:rsidR="00550D2F" w:rsidRDefault="00550D2F" w:rsidP="002F402B">
      <w:pPr>
        <w:ind w:left="1872" w:firstLine="0"/>
        <w:rPr>
          <w:rFonts w:asciiTheme="majorBidi" w:hAnsiTheme="majorBidi" w:cstheme="majorBidi"/>
          <w:sz w:val="24"/>
          <w:szCs w:val="24"/>
        </w:rPr>
      </w:pPr>
      <w:r w:rsidRPr="008953FB">
        <w:rPr>
          <w:rFonts w:asciiTheme="majorBidi" w:hAnsiTheme="majorBidi" w:cstheme="majorBidi"/>
          <w:sz w:val="24"/>
          <w:szCs w:val="24"/>
        </w:rPr>
        <w:t xml:space="preserve">From previous research and existing tools, we can </w:t>
      </w:r>
      <w:r w:rsidR="001D216E" w:rsidRPr="008953FB">
        <w:rPr>
          <w:rFonts w:asciiTheme="majorBidi" w:hAnsiTheme="majorBidi" w:cstheme="majorBidi"/>
          <w:sz w:val="24"/>
          <w:szCs w:val="24"/>
        </w:rPr>
        <w:t xml:space="preserve">conclude </w:t>
      </w:r>
      <w:r w:rsidRPr="008953FB">
        <w:rPr>
          <w:rFonts w:asciiTheme="majorBidi" w:hAnsiTheme="majorBidi" w:cstheme="majorBidi"/>
          <w:sz w:val="24"/>
          <w:szCs w:val="24"/>
        </w:rPr>
        <w:t xml:space="preserve">that </w:t>
      </w:r>
      <w:r w:rsidR="001D216E" w:rsidRPr="008953FB">
        <w:rPr>
          <w:rFonts w:asciiTheme="majorBidi" w:hAnsiTheme="majorBidi" w:cstheme="majorBidi"/>
          <w:sz w:val="24"/>
          <w:szCs w:val="24"/>
        </w:rPr>
        <w:t>AI</w:t>
      </w:r>
      <w:r w:rsidRPr="008953FB">
        <w:rPr>
          <w:rFonts w:asciiTheme="majorBidi" w:hAnsiTheme="majorBidi" w:cstheme="majorBidi"/>
          <w:sz w:val="24"/>
          <w:szCs w:val="24"/>
        </w:rPr>
        <w:t xml:space="preserve"> </w:t>
      </w:r>
      <w:r w:rsidR="00E745D8" w:rsidRPr="008953FB">
        <w:rPr>
          <w:rFonts w:asciiTheme="majorBidi" w:hAnsiTheme="majorBidi" w:cstheme="majorBidi"/>
          <w:sz w:val="24"/>
          <w:szCs w:val="24"/>
        </w:rPr>
        <w:t>can generate</w:t>
      </w:r>
      <w:r w:rsidRPr="008953FB">
        <w:rPr>
          <w:rFonts w:asciiTheme="majorBidi" w:hAnsiTheme="majorBidi" w:cstheme="majorBidi"/>
          <w:sz w:val="24"/>
          <w:szCs w:val="24"/>
        </w:rPr>
        <w:t xml:space="preserve"> source code from structured input such as requirements, prompts, or existing code. We can also rely on the established principles of TDD, where tests define expected system behavior. In addition, current testing frameworks and development environments provide reliable mechanisms for validating generated code through automated tests.</w:t>
      </w:r>
    </w:p>
    <w:p w14:paraId="7A19E904" w14:textId="77777777" w:rsidR="002F402B" w:rsidRPr="008953FB" w:rsidRDefault="002F402B" w:rsidP="00BA4A79">
      <w:pPr>
        <w:ind w:left="1872" w:firstLine="0"/>
        <w:rPr>
          <w:rFonts w:asciiTheme="majorBidi" w:hAnsiTheme="majorBidi" w:cstheme="majorBidi"/>
          <w:b/>
          <w:color w:val="auto"/>
          <w:sz w:val="24"/>
          <w:szCs w:val="24"/>
        </w:rPr>
      </w:pPr>
    </w:p>
    <w:p w14:paraId="5E7AD49C" w14:textId="12F4A499" w:rsidR="006C462E" w:rsidRPr="00BA4A79" w:rsidRDefault="007C1B2A" w:rsidP="00BA4A79">
      <w:pPr>
        <w:ind w:left="720" w:firstLine="0"/>
        <w:rPr>
          <w:rFonts w:asciiTheme="majorBidi" w:hAnsiTheme="majorBidi" w:cstheme="majorBidi"/>
          <w:b/>
          <w:color w:val="auto"/>
          <w:sz w:val="24"/>
          <w:szCs w:val="24"/>
        </w:rPr>
      </w:pPr>
      <w:r w:rsidRPr="00A66AFD">
        <w:rPr>
          <w:rFonts w:asciiTheme="majorBidi" w:hAnsiTheme="majorBidi" w:cstheme="majorBidi"/>
          <w:bCs/>
          <w:color w:val="auto"/>
          <w:sz w:val="24"/>
          <w:szCs w:val="24"/>
        </w:rPr>
        <w:t>3.</w:t>
      </w:r>
      <w:r>
        <w:rPr>
          <w:rFonts w:asciiTheme="majorBidi" w:hAnsiTheme="majorBidi" w:cstheme="majorBidi"/>
          <w:bCs/>
          <w:color w:val="auto"/>
          <w:sz w:val="24"/>
          <w:szCs w:val="24"/>
        </w:rPr>
        <w:t>4</w:t>
      </w:r>
      <w:r>
        <w:rPr>
          <w:rFonts w:asciiTheme="majorBidi" w:hAnsiTheme="majorBidi" w:cstheme="majorBidi"/>
          <w:b/>
          <w:color w:val="auto"/>
          <w:sz w:val="24"/>
          <w:szCs w:val="24"/>
        </w:rPr>
        <w:t xml:space="preserve"> What</w:t>
      </w:r>
      <w:r w:rsidR="006C462E" w:rsidRPr="00BA4A79">
        <w:rPr>
          <w:rFonts w:asciiTheme="majorBidi" w:hAnsiTheme="majorBidi" w:cstheme="majorBidi"/>
          <w:b/>
          <w:color w:val="auto"/>
          <w:sz w:val="24"/>
          <w:szCs w:val="24"/>
        </w:rPr>
        <w:t xml:space="preserve"> can we a</w:t>
      </w:r>
      <w:r w:rsidR="001960C8" w:rsidRPr="00BA4A79">
        <w:rPr>
          <w:rFonts w:asciiTheme="majorBidi" w:hAnsiTheme="majorBidi" w:cstheme="majorBidi"/>
          <w:b/>
          <w:color w:val="auto"/>
          <w:sz w:val="24"/>
          <w:szCs w:val="24"/>
        </w:rPr>
        <w:t>dopt</w:t>
      </w:r>
      <w:r w:rsidR="006C462E" w:rsidRPr="00BA4A79">
        <w:rPr>
          <w:rFonts w:asciiTheme="majorBidi" w:hAnsiTheme="majorBidi" w:cstheme="majorBidi"/>
          <w:b/>
          <w:color w:val="auto"/>
          <w:sz w:val="24"/>
          <w:szCs w:val="24"/>
        </w:rPr>
        <w:t xml:space="preserve"> from </w:t>
      </w:r>
      <w:r w:rsidR="001D216E" w:rsidRPr="00BA4A79">
        <w:rPr>
          <w:rFonts w:asciiTheme="majorBidi" w:hAnsiTheme="majorBidi" w:cstheme="majorBidi"/>
          <w:b/>
          <w:color w:val="auto"/>
          <w:sz w:val="24"/>
          <w:szCs w:val="24"/>
        </w:rPr>
        <w:t>previous</w:t>
      </w:r>
      <w:r w:rsidR="006C462E" w:rsidRPr="00BA4A79">
        <w:rPr>
          <w:rFonts w:asciiTheme="majorBidi" w:hAnsiTheme="majorBidi" w:cstheme="majorBidi"/>
          <w:b/>
          <w:color w:val="auto"/>
          <w:sz w:val="24"/>
          <w:szCs w:val="24"/>
        </w:rPr>
        <w:t xml:space="preserve"> experience?</w:t>
      </w:r>
    </w:p>
    <w:p w14:paraId="4BE2D487" w14:textId="459090E0" w:rsidR="00550D2F" w:rsidRPr="008953FB" w:rsidRDefault="00550D2F" w:rsidP="00BA4A79">
      <w:pPr>
        <w:ind w:left="1872" w:firstLine="0"/>
        <w:rPr>
          <w:rFonts w:asciiTheme="majorBidi" w:hAnsiTheme="majorBidi" w:cstheme="majorBidi"/>
          <w:b/>
          <w:color w:val="auto"/>
          <w:sz w:val="24"/>
          <w:szCs w:val="24"/>
        </w:rPr>
      </w:pPr>
      <w:r w:rsidRPr="008953FB">
        <w:rPr>
          <w:rFonts w:asciiTheme="majorBidi" w:hAnsiTheme="majorBidi" w:cstheme="majorBidi"/>
          <w:sz w:val="24"/>
          <w:szCs w:val="24"/>
        </w:rPr>
        <w:t>From previous experience, we can adopt the use of automated testing frameworks to verify the correctness of generated code. We can also adopt the practice of providing structured input to AI systems, such as test cases or specifications, to guide code generation. In addition, we can use iterative development and evaluation methods, where the system gradually improves based on test results and feedback.</w:t>
      </w:r>
    </w:p>
    <w:p w14:paraId="3D36D7FD" w14:textId="1A8AAD5A" w:rsidR="006C462E" w:rsidRPr="00BA4A79" w:rsidRDefault="00D351FE" w:rsidP="00BA4A79">
      <w:pPr>
        <w:ind w:left="720" w:firstLine="0"/>
        <w:rPr>
          <w:rFonts w:asciiTheme="majorBidi" w:hAnsiTheme="majorBidi" w:cstheme="majorBidi"/>
          <w:b/>
          <w:color w:val="auto"/>
          <w:sz w:val="24"/>
          <w:szCs w:val="24"/>
        </w:rPr>
      </w:pPr>
      <w:r w:rsidRPr="00BA4A79">
        <w:rPr>
          <w:rFonts w:asciiTheme="majorBidi" w:hAnsiTheme="majorBidi" w:cstheme="majorBidi"/>
          <w:bCs/>
          <w:color w:val="auto"/>
          <w:sz w:val="24"/>
          <w:szCs w:val="24"/>
        </w:rPr>
        <w:t>3.5</w:t>
      </w:r>
      <w:r w:rsidRPr="00BA4A79">
        <w:rPr>
          <w:rFonts w:asciiTheme="majorBidi" w:hAnsiTheme="majorBidi" w:cstheme="majorBidi"/>
          <w:b/>
          <w:color w:val="auto"/>
          <w:sz w:val="24"/>
          <w:szCs w:val="24"/>
        </w:rPr>
        <w:t xml:space="preserve"> </w:t>
      </w:r>
      <w:r w:rsidR="001960C8" w:rsidRPr="00BA4A79">
        <w:rPr>
          <w:rFonts w:asciiTheme="majorBidi" w:hAnsiTheme="majorBidi" w:cstheme="majorBidi"/>
          <w:b/>
          <w:color w:val="auto"/>
          <w:sz w:val="24"/>
          <w:szCs w:val="24"/>
        </w:rPr>
        <w:t>What is the novelty of our approach?</w:t>
      </w:r>
    </w:p>
    <w:p w14:paraId="7C3C09C7" w14:textId="68168D41" w:rsidR="009E206C" w:rsidRPr="008953FB" w:rsidRDefault="00550D2F" w:rsidP="000E7FD6">
      <w:pPr>
        <w:pStyle w:val="ListParagraph"/>
        <w:ind w:left="1872" w:firstLine="0"/>
        <w:rPr>
          <w:rFonts w:asciiTheme="majorBidi" w:hAnsiTheme="majorBidi" w:cstheme="majorBidi"/>
          <w:sz w:val="24"/>
          <w:szCs w:val="24"/>
        </w:rPr>
      </w:pPr>
      <w:bookmarkStart w:id="26" w:name="_Hlk214172034"/>
      <w:r w:rsidRPr="008953FB">
        <w:rPr>
          <w:rFonts w:asciiTheme="majorBidi" w:hAnsiTheme="majorBidi" w:cstheme="majorBidi"/>
          <w:sz w:val="24"/>
          <w:szCs w:val="24"/>
        </w:rPr>
        <w:t>The novelty of our approach lies in focusing on TDD as the primary mechanism for guiding AI-based code generation. Instead of generating code only from prompts or requirements, our system investigates how structured test cases can serve as the main input for producing correct implementations. In addition, we aim to analyze what type of context and input format leads to more reliable and maintainable generated code.</w:t>
      </w:r>
    </w:p>
    <w:p w14:paraId="66CA7C17" w14:textId="77777777" w:rsidR="00716CC9" w:rsidRPr="008953FB" w:rsidRDefault="00716CC9" w:rsidP="009E206C">
      <w:pPr>
        <w:pStyle w:val="ListParagraph"/>
        <w:ind w:left="792" w:firstLine="0"/>
        <w:rPr>
          <w:rFonts w:asciiTheme="majorBidi" w:hAnsiTheme="majorBidi" w:cstheme="majorBidi"/>
          <w:b/>
          <w:color w:val="auto"/>
          <w:sz w:val="24"/>
          <w:szCs w:val="24"/>
        </w:rPr>
      </w:pPr>
    </w:p>
    <w:p w14:paraId="26501D6B" w14:textId="77777777" w:rsidR="009E206C" w:rsidRPr="008953FB" w:rsidRDefault="009E206C" w:rsidP="001376C2">
      <w:pPr>
        <w:pStyle w:val="ListParagraph"/>
        <w:numPr>
          <w:ilvl w:val="0"/>
          <w:numId w:val="91"/>
        </w:numPr>
        <w:rPr>
          <w:rFonts w:asciiTheme="majorBidi" w:hAnsiTheme="majorBidi" w:cstheme="majorBidi"/>
          <w:b/>
          <w:bCs/>
          <w:color w:val="auto"/>
          <w:sz w:val="24"/>
          <w:szCs w:val="24"/>
        </w:rPr>
      </w:pPr>
      <w:r w:rsidRPr="008953FB">
        <w:rPr>
          <w:rFonts w:asciiTheme="majorBidi" w:hAnsiTheme="majorBidi" w:cstheme="majorBidi"/>
          <w:b/>
          <w:bCs/>
          <w:sz w:val="24"/>
          <w:szCs w:val="24"/>
        </w:rPr>
        <w:t>GENERAL STEPS OF IMPLEMENTATION</w:t>
      </w:r>
    </w:p>
    <w:p w14:paraId="0D507C2A" w14:textId="77777777" w:rsidR="00E33EBC" w:rsidRPr="000E7FD6" w:rsidRDefault="00E33EBC" w:rsidP="007C2BC8">
      <w:pPr>
        <w:ind w:left="0" w:firstLine="0"/>
        <w:rPr>
          <w:rFonts w:asciiTheme="majorBidi" w:hAnsiTheme="majorBidi" w:cstheme="majorBidi"/>
          <w:b/>
          <w:bCs/>
          <w:color w:val="auto"/>
          <w:sz w:val="24"/>
          <w:szCs w:val="24"/>
        </w:rPr>
      </w:pPr>
    </w:p>
    <w:p w14:paraId="59A0412A" w14:textId="702818C9" w:rsidR="00542EB3" w:rsidRPr="000E7FD6" w:rsidRDefault="0031692B" w:rsidP="000E7FD6">
      <w:pPr>
        <w:ind w:left="720" w:firstLine="0"/>
        <w:rPr>
          <w:rFonts w:asciiTheme="majorBidi" w:hAnsiTheme="majorBidi" w:cstheme="majorBidi"/>
          <w:b/>
          <w:bCs/>
          <w:color w:val="auto"/>
          <w:sz w:val="24"/>
          <w:szCs w:val="24"/>
        </w:rPr>
      </w:pPr>
      <w:r w:rsidRPr="000E7FD6">
        <w:rPr>
          <w:rFonts w:asciiTheme="majorBidi" w:hAnsiTheme="majorBidi" w:cstheme="majorBidi"/>
          <w:color w:val="auto"/>
          <w:sz w:val="24"/>
          <w:szCs w:val="24"/>
        </w:rPr>
        <w:t>4.1</w:t>
      </w:r>
      <w:r>
        <w:rPr>
          <w:rFonts w:asciiTheme="majorBidi" w:hAnsiTheme="majorBidi" w:cstheme="majorBidi"/>
          <w:b/>
          <w:bCs/>
          <w:color w:val="auto"/>
          <w:sz w:val="24"/>
          <w:szCs w:val="24"/>
        </w:rPr>
        <w:t xml:space="preserve"> </w:t>
      </w:r>
      <w:r w:rsidR="00542EB3" w:rsidRPr="000E7FD6">
        <w:rPr>
          <w:rFonts w:asciiTheme="majorBidi" w:hAnsiTheme="majorBidi" w:cstheme="majorBidi"/>
          <w:b/>
          <w:bCs/>
          <w:color w:val="auto"/>
          <w:sz w:val="24"/>
          <w:szCs w:val="24"/>
        </w:rPr>
        <w:t xml:space="preserve">How </w:t>
      </w:r>
      <w:proofErr w:type="gramStart"/>
      <w:r w:rsidR="00234150" w:rsidRPr="000E7FD6">
        <w:rPr>
          <w:rFonts w:asciiTheme="majorBidi" w:hAnsiTheme="majorBidi" w:cstheme="majorBidi"/>
          <w:b/>
          <w:bCs/>
          <w:color w:val="auto"/>
          <w:sz w:val="24"/>
          <w:szCs w:val="24"/>
        </w:rPr>
        <w:t>T</w:t>
      </w:r>
      <w:r w:rsidR="00542EB3" w:rsidRPr="000E7FD6">
        <w:rPr>
          <w:rFonts w:asciiTheme="majorBidi" w:hAnsiTheme="majorBidi" w:cstheme="majorBidi"/>
          <w:b/>
          <w:bCs/>
          <w:color w:val="auto"/>
          <w:sz w:val="24"/>
          <w:szCs w:val="24"/>
        </w:rPr>
        <w:t>he</w:t>
      </w:r>
      <w:proofErr w:type="gramEnd"/>
      <w:r w:rsidR="00542EB3" w:rsidRPr="000E7FD6">
        <w:rPr>
          <w:rFonts w:asciiTheme="majorBidi" w:hAnsiTheme="majorBidi" w:cstheme="majorBidi"/>
          <w:b/>
          <w:bCs/>
          <w:color w:val="auto"/>
          <w:sz w:val="24"/>
          <w:szCs w:val="24"/>
        </w:rPr>
        <w:t xml:space="preserve"> </w:t>
      </w:r>
      <w:r w:rsidR="00234150" w:rsidRPr="000E7FD6">
        <w:rPr>
          <w:rFonts w:asciiTheme="majorBidi" w:hAnsiTheme="majorBidi" w:cstheme="majorBidi"/>
          <w:b/>
          <w:bCs/>
          <w:color w:val="auto"/>
          <w:sz w:val="24"/>
          <w:szCs w:val="24"/>
        </w:rPr>
        <w:t>S</w:t>
      </w:r>
      <w:r w:rsidR="00542EB3" w:rsidRPr="000E7FD6">
        <w:rPr>
          <w:rFonts w:asciiTheme="majorBidi" w:hAnsiTheme="majorBidi" w:cstheme="majorBidi"/>
          <w:b/>
          <w:bCs/>
          <w:color w:val="auto"/>
          <w:sz w:val="24"/>
          <w:szCs w:val="24"/>
        </w:rPr>
        <w:t xml:space="preserve">ystem </w:t>
      </w:r>
      <w:r w:rsidR="00234150" w:rsidRPr="000E7FD6">
        <w:rPr>
          <w:rFonts w:asciiTheme="majorBidi" w:hAnsiTheme="majorBidi" w:cstheme="majorBidi"/>
          <w:b/>
          <w:bCs/>
          <w:color w:val="auto"/>
          <w:sz w:val="24"/>
          <w:szCs w:val="24"/>
        </w:rPr>
        <w:t>W</w:t>
      </w:r>
      <w:r w:rsidR="00542EB3" w:rsidRPr="000E7FD6">
        <w:rPr>
          <w:rFonts w:asciiTheme="majorBidi" w:hAnsiTheme="majorBidi" w:cstheme="majorBidi"/>
          <w:b/>
          <w:bCs/>
          <w:color w:val="auto"/>
          <w:sz w:val="24"/>
          <w:szCs w:val="24"/>
        </w:rPr>
        <w:t xml:space="preserve">ork and </w:t>
      </w:r>
      <w:r w:rsidR="003A5F48" w:rsidRPr="000E7FD6">
        <w:rPr>
          <w:rFonts w:asciiTheme="majorBidi" w:hAnsiTheme="majorBidi" w:cstheme="majorBidi"/>
          <w:b/>
          <w:bCs/>
          <w:color w:val="auto"/>
          <w:sz w:val="24"/>
          <w:szCs w:val="24"/>
        </w:rPr>
        <w:t>W</w:t>
      </w:r>
      <w:r w:rsidR="00542EB3" w:rsidRPr="000E7FD6">
        <w:rPr>
          <w:rFonts w:asciiTheme="majorBidi" w:hAnsiTheme="majorBidi" w:cstheme="majorBidi"/>
          <w:b/>
          <w:bCs/>
          <w:color w:val="auto"/>
          <w:sz w:val="24"/>
          <w:szCs w:val="24"/>
        </w:rPr>
        <w:t xml:space="preserve">hat </w:t>
      </w:r>
      <w:r w:rsidR="003A5F48" w:rsidRPr="000E7FD6">
        <w:rPr>
          <w:rFonts w:asciiTheme="majorBidi" w:hAnsiTheme="majorBidi" w:cstheme="majorBidi"/>
          <w:b/>
          <w:bCs/>
          <w:color w:val="auto"/>
          <w:sz w:val="24"/>
          <w:szCs w:val="24"/>
        </w:rPr>
        <w:t>E</w:t>
      </w:r>
      <w:r w:rsidR="00542EB3" w:rsidRPr="000E7FD6">
        <w:rPr>
          <w:rFonts w:asciiTheme="majorBidi" w:hAnsiTheme="majorBidi" w:cstheme="majorBidi"/>
          <w:b/>
          <w:bCs/>
          <w:color w:val="auto"/>
          <w:sz w:val="24"/>
          <w:szCs w:val="24"/>
        </w:rPr>
        <w:t xml:space="preserve">very </w:t>
      </w:r>
      <w:r w:rsidR="003A5F48" w:rsidRPr="000E7FD6">
        <w:rPr>
          <w:rFonts w:asciiTheme="majorBidi" w:hAnsiTheme="majorBidi" w:cstheme="majorBidi"/>
          <w:b/>
          <w:bCs/>
          <w:color w:val="auto"/>
          <w:sz w:val="24"/>
          <w:szCs w:val="24"/>
        </w:rPr>
        <w:t>S</w:t>
      </w:r>
      <w:r w:rsidR="00542EB3" w:rsidRPr="000E7FD6">
        <w:rPr>
          <w:rFonts w:asciiTheme="majorBidi" w:hAnsiTheme="majorBidi" w:cstheme="majorBidi"/>
          <w:b/>
          <w:bCs/>
          <w:color w:val="auto"/>
          <w:sz w:val="24"/>
          <w:szCs w:val="24"/>
        </w:rPr>
        <w:t xml:space="preserve">tep </w:t>
      </w:r>
      <w:r w:rsidR="003A5F48" w:rsidRPr="000E7FD6">
        <w:rPr>
          <w:rFonts w:asciiTheme="majorBidi" w:hAnsiTheme="majorBidi" w:cstheme="majorBidi"/>
          <w:b/>
          <w:bCs/>
          <w:color w:val="auto"/>
          <w:sz w:val="24"/>
          <w:szCs w:val="24"/>
        </w:rPr>
        <w:t>D</w:t>
      </w:r>
      <w:r w:rsidR="00542EB3" w:rsidRPr="000E7FD6">
        <w:rPr>
          <w:rFonts w:asciiTheme="majorBidi" w:hAnsiTheme="majorBidi" w:cstheme="majorBidi"/>
          <w:b/>
          <w:bCs/>
          <w:color w:val="auto"/>
          <w:sz w:val="24"/>
          <w:szCs w:val="24"/>
        </w:rPr>
        <w:t>o</w:t>
      </w:r>
    </w:p>
    <w:p w14:paraId="32AB1511" w14:textId="36CE31A2" w:rsidR="00E33EBC" w:rsidRPr="008F52CA" w:rsidRDefault="00E33EBC" w:rsidP="000E7FD6">
      <w:pPr>
        <w:ind w:left="1872" w:firstLine="0"/>
        <w:rPr>
          <w:rFonts w:asciiTheme="majorBidi" w:hAnsiTheme="majorBidi" w:cstheme="majorBidi"/>
          <w:sz w:val="24"/>
          <w:szCs w:val="24"/>
        </w:rPr>
      </w:pPr>
      <w:r w:rsidRPr="008F52CA">
        <w:rPr>
          <w:rFonts w:asciiTheme="majorBidi" w:hAnsiTheme="majorBidi" w:cstheme="majorBidi"/>
          <w:sz w:val="24"/>
          <w:szCs w:val="24"/>
        </w:rPr>
        <w:t xml:space="preserve">The core of the TDD </w:t>
      </w:r>
      <w:r w:rsidR="00A34097">
        <w:rPr>
          <w:rFonts w:asciiTheme="majorBidi" w:hAnsiTheme="majorBidi" w:cstheme="majorBidi"/>
          <w:sz w:val="24"/>
          <w:szCs w:val="24"/>
        </w:rPr>
        <w:t>tool</w:t>
      </w:r>
      <w:r w:rsidR="00A34097" w:rsidRPr="008F52CA">
        <w:rPr>
          <w:rFonts w:asciiTheme="majorBidi" w:hAnsiTheme="majorBidi" w:cstheme="majorBidi"/>
          <w:sz w:val="24"/>
          <w:szCs w:val="24"/>
        </w:rPr>
        <w:t xml:space="preserve"> </w:t>
      </w:r>
      <w:r w:rsidRPr="008F52CA">
        <w:rPr>
          <w:rFonts w:asciiTheme="majorBidi" w:hAnsiTheme="majorBidi" w:cstheme="majorBidi"/>
          <w:sz w:val="24"/>
          <w:szCs w:val="24"/>
        </w:rPr>
        <w:t>is a continuous, automated feedback loop designed to bridge local file management with external Large Language Model inference. The system processes each Test-Driven Development iteration through the following sequential steps:</w:t>
      </w:r>
    </w:p>
    <w:p w14:paraId="6853F900" w14:textId="1DC3D807" w:rsidR="00E33EBC" w:rsidRPr="008F52CA" w:rsidRDefault="00E33EBC" w:rsidP="000E7FD6">
      <w:pPr>
        <w:ind w:left="1872" w:firstLine="0"/>
        <w:rPr>
          <w:rFonts w:asciiTheme="majorBidi" w:hAnsiTheme="majorBidi" w:cstheme="majorBidi"/>
          <w:color w:val="auto"/>
          <w:sz w:val="24"/>
          <w:szCs w:val="24"/>
        </w:rPr>
      </w:pPr>
      <w:r w:rsidRPr="00443681">
        <w:rPr>
          <w:rFonts w:asciiTheme="majorBidi" w:hAnsiTheme="majorBidi" w:cstheme="majorBidi"/>
          <w:b/>
          <w:bCs/>
          <w:color w:val="auto"/>
          <w:sz w:val="24"/>
          <w:szCs w:val="24"/>
        </w:rPr>
        <w:t>Step 1:</w:t>
      </w:r>
      <w:r w:rsidRPr="008F52CA">
        <w:rPr>
          <w:rFonts w:asciiTheme="majorBidi" w:hAnsiTheme="majorBidi" w:cstheme="majorBidi"/>
          <w:color w:val="auto"/>
          <w:sz w:val="24"/>
          <w:szCs w:val="24"/>
        </w:rPr>
        <w:t xml:space="preserve"> </w:t>
      </w:r>
      <w:r w:rsidRPr="00443681">
        <w:rPr>
          <w:rFonts w:asciiTheme="majorBidi" w:hAnsiTheme="majorBidi" w:cstheme="majorBidi"/>
          <w:b/>
          <w:bCs/>
          <w:color w:val="auto"/>
          <w:sz w:val="24"/>
          <w:szCs w:val="24"/>
        </w:rPr>
        <w:t>Context Initialization and File Reading</w:t>
      </w:r>
      <w:r w:rsidR="00146504" w:rsidRPr="00443681">
        <w:rPr>
          <w:rFonts w:asciiTheme="majorBidi" w:hAnsiTheme="majorBidi" w:cstheme="majorBidi"/>
          <w:b/>
          <w:bCs/>
          <w:color w:val="auto"/>
          <w:sz w:val="24"/>
          <w:szCs w:val="24"/>
        </w:rPr>
        <w:t>.</w:t>
      </w:r>
      <w:r w:rsidRPr="008F52CA">
        <w:rPr>
          <w:rFonts w:asciiTheme="majorBidi" w:hAnsiTheme="majorBidi" w:cstheme="majorBidi"/>
          <w:color w:val="auto"/>
          <w:sz w:val="24"/>
          <w:szCs w:val="24"/>
        </w:rPr>
        <w:t xml:space="preserve"> Upon triggering a new TDD cycle, the system scans the local project directory. It reads the current state of the immutable Specification.txt, the target source code files (e.g., Money.java), the active unit tests (MoneyTest.java), and the historical session log (Changes.md).</w:t>
      </w:r>
    </w:p>
    <w:p w14:paraId="78846E4E" w14:textId="5022329A" w:rsidR="00E33EBC" w:rsidRPr="008F52CA" w:rsidRDefault="00E33EBC" w:rsidP="000E7FD6">
      <w:pPr>
        <w:ind w:left="1872" w:firstLine="0"/>
        <w:rPr>
          <w:rFonts w:asciiTheme="majorBidi" w:hAnsiTheme="majorBidi" w:cstheme="majorBidi"/>
          <w:color w:val="auto"/>
          <w:sz w:val="24"/>
          <w:szCs w:val="24"/>
        </w:rPr>
      </w:pPr>
      <w:r w:rsidRPr="00443681">
        <w:rPr>
          <w:rFonts w:asciiTheme="majorBidi" w:hAnsiTheme="majorBidi" w:cstheme="majorBidi"/>
          <w:b/>
          <w:bCs/>
          <w:color w:val="auto"/>
          <w:sz w:val="24"/>
          <w:szCs w:val="24"/>
        </w:rPr>
        <w:t>Step 2:</w:t>
      </w:r>
      <w:r w:rsidRPr="008F52CA">
        <w:rPr>
          <w:rFonts w:asciiTheme="majorBidi" w:hAnsiTheme="majorBidi" w:cstheme="majorBidi"/>
          <w:color w:val="auto"/>
          <w:sz w:val="24"/>
          <w:szCs w:val="24"/>
        </w:rPr>
        <w:t xml:space="preserve"> </w:t>
      </w:r>
      <w:r w:rsidRPr="00443681">
        <w:rPr>
          <w:rFonts w:asciiTheme="majorBidi" w:hAnsiTheme="majorBidi" w:cstheme="majorBidi"/>
          <w:b/>
          <w:bCs/>
          <w:color w:val="auto"/>
          <w:sz w:val="24"/>
          <w:szCs w:val="24"/>
        </w:rPr>
        <w:t>Dynamic Prompt Aggregation</w:t>
      </w:r>
      <w:r w:rsidR="00146504" w:rsidRPr="00443681">
        <w:rPr>
          <w:rFonts w:asciiTheme="majorBidi" w:hAnsiTheme="majorBidi" w:cstheme="majorBidi"/>
          <w:b/>
          <w:bCs/>
          <w:color w:val="auto"/>
          <w:sz w:val="24"/>
          <w:szCs w:val="24"/>
        </w:rPr>
        <w:t>.</w:t>
      </w:r>
      <w:r w:rsidRPr="008F52CA">
        <w:rPr>
          <w:rFonts w:asciiTheme="majorBidi" w:hAnsiTheme="majorBidi" w:cstheme="majorBidi"/>
          <w:color w:val="auto"/>
          <w:sz w:val="24"/>
          <w:szCs w:val="24"/>
        </w:rPr>
        <w:t xml:space="preserve"> The </w:t>
      </w:r>
      <w:r w:rsidR="00A34097">
        <w:rPr>
          <w:rFonts w:asciiTheme="majorBidi" w:hAnsiTheme="majorBidi" w:cstheme="majorBidi"/>
          <w:color w:val="auto"/>
          <w:sz w:val="24"/>
          <w:szCs w:val="24"/>
        </w:rPr>
        <w:t>tool</w:t>
      </w:r>
      <w:r w:rsidR="00A34097" w:rsidRPr="008F52CA">
        <w:rPr>
          <w:rFonts w:asciiTheme="majorBidi" w:hAnsiTheme="majorBidi" w:cstheme="majorBidi"/>
          <w:color w:val="auto"/>
          <w:sz w:val="24"/>
          <w:szCs w:val="24"/>
        </w:rPr>
        <w:t xml:space="preserve"> </w:t>
      </w:r>
      <w:r w:rsidRPr="008F52CA">
        <w:rPr>
          <w:rFonts w:asciiTheme="majorBidi" w:hAnsiTheme="majorBidi" w:cstheme="majorBidi"/>
          <w:color w:val="auto"/>
          <w:sz w:val="24"/>
          <w:szCs w:val="24"/>
        </w:rPr>
        <w:t>compiles the retrieved files into a single, highly structured prompt. This step injects strict system instructions (enforcing minimal incremental edits and preventing full-file rewrites) alongside the current project state, ensuring the LLM has the precise context needed without exceeding token limits.</w:t>
      </w:r>
    </w:p>
    <w:p w14:paraId="0B88A977" w14:textId="51760C6A" w:rsidR="00E33EBC" w:rsidRPr="008F52CA" w:rsidRDefault="00E33EBC" w:rsidP="000E7FD6">
      <w:pPr>
        <w:ind w:left="1872" w:firstLine="0"/>
        <w:rPr>
          <w:rFonts w:asciiTheme="majorBidi" w:hAnsiTheme="majorBidi" w:cstheme="majorBidi"/>
          <w:color w:val="auto"/>
          <w:sz w:val="24"/>
          <w:szCs w:val="24"/>
        </w:rPr>
      </w:pPr>
      <w:r w:rsidRPr="00443681">
        <w:rPr>
          <w:rFonts w:asciiTheme="majorBidi" w:hAnsiTheme="majorBidi" w:cstheme="majorBidi"/>
          <w:b/>
          <w:bCs/>
          <w:color w:val="auto"/>
          <w:sz w:val="24"/>
          <w:szCs w:val="24"/>
        </w:rPr>
        <w:t>Step 3:</w:t>
      </w:r>
      <w:r w:rsidRPr="008F52CA">
        <w:rPr>
          <w:rFonts w:asciiTheme="majorBidi" w:hAnsiTheme="majorBidi" w:cstheme="majorBidi"/>
          <w:color w:val="auto"/>
          <w:sz w:val="24"/>
          <w:szCs w:val="24"/>
        </w:rPr>
        <w:t xml:space="preserve"> </w:t>
      </w:r>
      <w:r w:rsidRPr="00443681">
        <w:rPr>
          <w:rFonts w:asciiTheme="majorBidi" w:hAnsiTheme="majorBidi" w:cstheme="majorBidi"/>
          <w:b/>
          <w:bCs/>
          <w:color w:val="auto"/>
          <w:sz w:val="24"/>
          <w:szCs w:val="24"/>
        </w:rPr>
        <w:t>AI Inference and API Communication</w:t>
      </w:r>
      <w:r w:rsidR="000C2A27" w:rsidRPr="00443681">
        <w:rPr>
          <w:rFonts w:asciiTheme="majorBidi" w:hAnsiTheme="majorBidi" w:cstheme="majorBidi"/>
          <w:b/>
          <w:bCs/>
          <w:color w:val="auto"/>
          <w:sz w:val="24"/>
          <w:szCs w:val="24"/>
        </w:rPr>
        <w:t>.</w:t>
      </w:r>
      <w:r w:rsidRPr="008F52CA">
        <w:rPr>
          <w:rFonts w:asciiTheme="majorBidi" w:hAnsiTheme="majorBidi" w:cstheme="majorBidi"/>
          <w:color w:val="auto"/>
          <w:sz w:val="24"/>
          <w:szCs w:val="24"/>
        </w:rPr>
        <w:t xml:space="preserve"> The aggregated context is transmitted securely via REST API to the designated reasoning engine (Anthropic Claude 3.5 Sonnet). The system awaits the generated response, which contains </w:t>
      </w:r>
      <w:r w:rsidR="00545A24" w:rsidRPr="008F52CA">
        <w:rPr>
          <w:rFonts w:asciiTheme="majorBidi" w:hAnsiTheme="majorBidi" w:cstheme="majorBidi"/>
          <w:color w:val="auto"/>
          <w:sz w:val="24"/>
          <w:szCs w:val="24"/>
        </w:rPr>
        <w:t>AI’s</w:t>
      </w:r>
      <w:r w:rsidRPr="008F52CA">
        <w:rPr>
          <w:rFonts w:asciiTheme="majorBidi" w:hAnsiTheme="majorBidi" w:cstheme="majorBidi"/>
          <w:color w:val="auto"/>
          <w:sz w:val="24"/>
          <w:szCs w:val="24"/>
        </w:rPr>
        <w:t xml:space="preserve"> logical deduction and the proposed code modifications formatted in Markdown.</w:t>
      </w:r>
    </w:p>
    <w:p w14:paraId="14D9E8EA" w14:textId="362EA977" w:rsidR="00E33EBC" w:rsidRPr="008F52CA" w:rsidRDefault="00E33EBC" w:rsidP="000E7FD6">
      <w:pPr>
        <w:ind w:left="1872" w:firstLine="0"/>
        <w:rPr>
          <w:rFonts w:asciiTheme="majorBidi" w:hAnsiTheme="majorBidi" w:cstheme="majorBidi"/>
          <w:color w:val="auto"/>
          <w:sz w:val="24"/>
          <w:szCs w:val="24"/>
        </w:rPr>
      </w:pPr>
      <w:r w:rsidRPr="00443681">
        <w:rPr>
          <w:rFonts w:asciiTheme="majorBidi" w:hAnsiTheme="majorBidi" w:cstheme="majorBidi"/>
          <w:b/>
          <w:bCs/>
          <w:color w:val="auto"/>
          <w:sz w:val="24"/>
          <w:szCs w:val="24"/>
        </w:rPr>
        <w:t>Step 4:</w:t>
      </w:r>
      <w:r w:rsidRPr="008F52CA">
        <w:rPr>
          <w:rFonts w:asciiTheme="majorBidi" w:hAnsiTheme="majorBidi" w:cstheme="majorBidi"/>
          <w:color w:val="auto"/>
          <w:sz w:val="24"/>
          <w:szCs w:val="24"/>
        </w:rPr>
        <w:t xml:space="preserve"> </w:t>
      </w:r>
      <w:r w:rsidRPr="00443681">
        <w:rPr>
          <w:rFonts w:asciiTheme="majorBidi" w:hAnsiTheme="majorBidi" w:cstheme="majorBidi"/>
          <w:b/>
          <w:bCs/>
          <w:color w:val="auto"/>
          <w:sz w:val="24"/>
          <w:szCs w:val="24"/>
        </w:rPr>
        <w:t>Code Extraction and Parsing</w:t>
      </w:r>
      <w:r w:rsidR="000C2A27" w:rsidRPr="00443681">
        <w:rPr>
          <w:rFonts w:asciiTheme="majorBidi" w:hAnsiTheme="majorBidi" w:cstheme="majorBidi"/>
          <w:b/>
          <w:bCs/>
          <w:color w:val="auto"/>
          <w:sz w:val="24"/>
          <w:szCs w:val="24"/>
        </w:rPr>
        <w:t>.</w:t>
      </w:r>
      <w:r w:rsidRPr="008F52CA">
        <w:rPr>
          <w:rFonts w:asciiTheme="majorBidi" w:hAnsiTheme="majorBidi" w:cstheme="majorBidi"/>
          <w:color w:val="auto"/>
          <w:sz w:val="24"/>
          <w:szCs w:val="24"/>
        </w:rPr>
        <w:t xml:space="preserve"> Because the LLM returns natural language alongside source code, the system passes the response through a parsing module. This step uses predefined delimiters and regular expressions to strip away conversational text, extracting strictly the </w:t>
      </w:r>
      <w:proofErr w:type="spellStart"/>
      <w:r w:rsidRPr="008F52CA">
        <w:rPr>
          <w:rFonts w:asciiTheme="majorBidi" w:hAnsiTheme="majorBidi" w:cstheme="majorBidi"/>
          <w:color w:val="auto"/>
          <w:sz w:val="24"/>
          <w:szCs w:val="24"/>
        </w:rPr>
        <w:t>compilable</w:t>
      </w:r>
      <w:proofErr w:type="spellEnd"/>
      <w:r w:rsidRPr="008F52CA">
        <w:rPr>
          <w:rFonts w:asciiTheme="majorBidi" w:hAnsiTheme="majorBidi" w:cstheme="majorBidi"/>
          <w:color w:val="auto"/>
          <w:sz w:val="24"/>
          <w:szCs w:val="24"/>
        </w:rPr>
        <w:t xml:space="preserve"> Java code blocks.</w:t>
      </w:r>
    </w:p>
    <w:p w14:paraId="06C912B5" w14:textId="61F21D6D" w:rsidR="00E33EBC" w:rsidRPr="008F52CA" w:rsidRDefault="00E33EBC" w:rsidP="000E7FD6">
      <w:pPr>
        <w:ind w:left="1872" w:firstLine="0"/>
        <w:rPr>
          <w:rFonts w:asciiTheme="majorBidi" w:hAnsiTheme="majorBidi" w:cstheme="majorBidi"/>
          <w:color w:val="auto"/>
          <w:sz w:val="24"/>
          <w:szCs w:val="24"/>
        </w:rPr>
      </w:pPr>
      <w:r w:rsidRPr="00443681">
        <w:rPr>
          <w:rFonts w:asciiTheme="majorBidi" w:hAnsiTheme="majorBidi" w:cstheme="majorBidi"/>
          <w:b/>
          <w:bCs/>
          <w:color w:val="auto"/>
          <w:sz w:val="24"/>
          <w:szCs w:val="24"/>
        </w:rPr>
        <w:lastRenderedPageBreak/>
        <w:t>Step 5:</w:t>
      </w:r>
      <w:r w:rsidRPr="008F52CA">
        <w:rPr>
          <w:rFonts w:asciiTheme="majorBidi" w:hAnsiTheme="majorBidi" w:cstheme="majorBidi"/>
          <w:color w:val="auto"/>
          <w:sz w:val="24"/>
          <w:szCs w:val="24"/>
        </w:rPr>
        <w:t xml:space="preserve"> </w:t>
      </w:r>
      <w:r w:rsidRPr="00443681">
        <w:rPr>
          <w:rFonts w:asciiTheme="majorBidi" w:hAnsiTheme="majorBidi" w:cstheme="majorBidi"/>
          <w:b/>
          <w:bCs/>
          <w:color w:val="auto"/>
          <w:sz w:val="24"/>
          <w:szCs w:val="24"/>
        </w:rPr>
        <w:t xml:space="preserve">Automated Testing and </w:t>
      </w:r>
      <w:proofErr w:type="gramStart"/>
      <w:r w:rsidRPr="00443681">
        <w:rPr>
          <w:rFonts w:asciiTheme="majorBidi" w:hAnsiTheme="majorBidi" w:cstheme="majorBidi"/>
          <w:b/>
          <w:bCs/>
          <w:color w:val="auto"/>
          <w:sz w:val="24"/>
          <w:szCs w:val="24"/>
        </w:rPr>
        <w:t>The</w:t>
      </w:r>
      <w:proofErr w:type="gramEnd"/>
      <w:r w:rsidRPr="00443681">
        <w:rPr>
          <w:rFonts w:asciiTheme="majorBidi" w:hAnsiTheme="majorBidi" w:cstheme="majorBidi"/>
          <w:b/>
          <w:bCs/>
          <w:color w:val="auto"/>
          <w:sz w:val="24"/>
          <w:szCs w:val="24"/>
        </w:rPr>
        <w:t xml:space="preserve"> "Red" Feedback Loop</w:t>
      </w:r>
      <w:r w:rsidR="000C2A27" w:rsidRPr="00443681">
        <w:rPr>
          <w:rFonts w:asciiTheme="majorBidi" w:hAnsiTheme="majorBidi" w:cstheme="majorBidi"/>
          <w:b/>
          <w:bCs/>
          <w:color w:val="auto"/>
          <w:sz w:val="24"/>
          <w:szCs w:val="24"/>
        </w:rPr>
        <w:t>.</w:t>
      </w:r>
      <w:r w:rsidRPr="008F52CA">
        <w:rPr>
          <w:rFonts w:asciiTheme="majorBidi" w:hAnsiTheme="majorBidi" w:cstheme="majorBidi"/>
          <w:color w:val="auto"/>
          <w:sz w:val="24"/>
          <w:szCs w:val="24"/>
        </w:rPr>
        <w:t xml:space="preserve"> The extracted code is temporarily injected into an isolated, sandboxed execution environment. The system triggers the local build tool (Maven) to compile the code and execute the JUnit test suite.</w:t>
      </w:r>
    </w:p>
    <w:p w14:paraId="6ADF57FB" w14:textId="77777777" w:rsidR="00E33EBC" w:rsidRPr="008F52CA" w:rsidRDefault="00E33EBC" w:rsidP="000E7FD6">
      <w:pPr>
        <w:numPr>
          <w:ilvl w:val="0"/>
          <w:numId w:val="92"/>
        </w:numPr>
        <w:tabs>
          <w:tab w:val="clear" w:pos="720"/>
          <w:tab w:val="num" w:pos="2232"/>
        </w:tabs>
        <w:ind w:left="2232"/>
        <w:rPr>
          <w:rFonts w:asciiTheme="majorBidi" w:hAnsiTheme="majorBidi" w:cstheme="majorBidi"/>
          <w:color w:val="auto"/>
          <w:sz w:val="24"/>
          <w:szCs w:val="24"/>
        </w:rPr>
      </w:pPr>
      <w:r w:rsidRPr="008F52CA">
        <w:rPr>
          <w:rFonts w:asciiTheme="majorBidi" w:hAnsiTheme="majorBidi" w:cstheme="majorBidi"/>
          <w:color w:val="auto"/>
          <w:sz w:val="24"/>
          <w:szCs w:val="24"/>
        </w:rPr>
        <w:t>If a test fails, the system automatically captures the compiler error or stack trace, appends it to the context, and silently routes it back to Step 2 for a corrective iteration.</w:t>
      </w:r>
    </w:p>
    <w:p w14:paraId="153F3B29" w14:textId="77777777" w:rsidR="00E33EBC" w:rsidRPr="008F52CA" w:rsidRDefault="00E33EBC" w:rsidP="000E7FD6">
      <w:pPr>
        <w:numPr>
          <w:ilvl w:val="0"/>
          <w:numId w:val="92"/>
        </w:numPr>
        <w:tabs>
          <w:tab w:val="clear" w:pos="720"/>
          <w:tab w:val="num" w:pos="2232"/>
        </w:tabs>
        <w:ind w:left="2232"/>
        <w:rPr>
          <w:rFonts w:asciiTheme="majorBidi" w:hAnsiTheme="majorBidi" w:cstheme="majorBidi"/>
          <w:color w:val="auto"/>
          <w:sz w:val="24"/>
          <w:szCs w:val="24"/>
        </w:rPr>
      </w:pPr>
      <w:r w:rsidRPr="008F52CA">
        <w:rPr>
          <w:rFonts w:asciiTheme="majorBidi" w:hAnsiTheme="majorBidi" w:cstheme="majorBidi"/>
          <w:color w:val="auto"/>
          <w:sz w:val="24"/>
          <w:szCs w:val="24"/>
        </w:rPr>
        <w:t>If the tests pass (the "Green" state), the system proceeds to Step 6.</w:t>
      </w:r>
    </w:p>
    <w:p w14:paraId="35CD5ADA" w14:textId="43A715D3" w:rsidR="00E33EBC" w:rsidRPr="008F52CA" w:rsidRDefault="00E33EBC" w:rsidP="000E7FD6">
      <w:pPr>
        <w:ind w:left="1872" w:firstLine="0"/>
        <w:rPr>
          <w:rFonts w:asciiTheme="majorBidi" w:hAnsiTheme="majorBidi" w:cstheme="majorBidi"/>
          <w:color w:val="auto"/>
          <w:sz w:val="24"/>
          <w:szCs w:val="24"/>
        </w:rPr>
      </w:pPr>
      <w:r w:rsidRPr="00443681">
        <w:rPr>
          <w:rFonts w:asciiTheme="majorBidi" w:hAnsiTheme="majorBidi" w:cstheme="majorBidi"/>
          <w:b/>
          <w:bCs/>
          <w:color w:val="auto"/>
          <w:sz w:val="24"/>
          <w:szCs w:val="24"/>
        </w:rPr>
        <w:t>Step 6:</w:t>
      </w:r>
      <w:r w:rsidRPr="008F52CA">
        <w:rPr>
          <w:rFonts w:asciiTheme="majorBidi" w:hAnsiTheme="majorBidi" w:cstheme="majorBidi"/>
          <w:color w:val="auto"/>
          <w:sz w:val="24"/>
          <w:szCs w:val="24"/>
        </w:rPr>
        <w:t xml:space="preserve"> </w:t>
      </w:r>
      <w:r w:rsidRPr="00443681">
        <w:rPr>
          <w:rFonts w:asciiTheme="majorBidi" w:hAnsiTheme="majorBidi" w:cstheme="majorBidi"/>
          <w:b/>
          <w:bCs/>
          <w:color w:val="auto"/>
          <w:sz w:val="24"/>
          <w:szCs w:val="24"/>
        </w:rPr>
        <w:t>Human-in-the-Loop (HITL) Validation</w:t>
      </w:r>
      <w:r w:rsidR="00E60639" w:rsidRPr="00443681">
        <w:rPr>
          <w:rFonts w:asciiTheme="majorBidi" w:hAnsiTheme="majorBidi" w:cstheme="majorBidi"/>
          <w:b/>
          <w:bCs/>
          <w:color w:val="auto"/>
          <w:sz w:val="24"/>
          <w:szCs w:val="24"/>
        </w:rPr>
        <w:t>.</w:t>
      </w:r>
      <w:r w:rsidRPr="008F52CA">
        <w:rPr>
          <w:rFonts w:asciiTheme="majorBidi" w:hAnsiTheme="majorBidi" w:cstheme="majorBidi"/>
          <w:color w:val="auto"/>
          <w:sz w:val="24"/>
          <w:szCs w:val="24"/>
        </w:rPr>
        <w:t xml:space="preserve"> Before any permanent changes are written to the host machine, the </w:t>
      </w:r>
      <w:r w:rsidR="00A34097">
        <w:rPr>
          <w:rFonts w:asciiTheme="majorBidi" w:hAnsiTheme="majorBidi" w:cstheme="majorBidi"/>
          <w:color w:val="auto"/>
          <w:sz w:val="24"/>
          <w:szCs w:val="24"/>
        </w:rPr>
        <w:t xml:space="preserve">tool </w:t>
      </w:r>
      <w:r w:rsidRPr="008F52CA">
        <w:rPr>
          <w:rFonts w:asciiTheme="majorBidi" w:hAnsiTheme="majorBidi" w:cstheme="majorBidi"/>
          <w:color w:val="auto"/>
          <w:sz w:val="24"/>
          <w:szCs w:val="24"/>
        </w:rPr>
        <w:t>halts execution and presents the proposed, test-passing code to the engineer via a visual interface. The engineer reviews the diff to ensure architectural compliance.</w:t>
      </w:r>
    </w:p>
    <w:p w14:paraId="3A8D55A0" w14:textId="17C01E98" w:rsidR="00E33EBC" w:rsidRPr="000E7FD6" w:rsidRDefault="00E33EBC" w:rsidP="000E7FD6">
      <w:pPr>
        <w:ind w:left="1872" w:firstLine="0"/>
        <w:rPr>
          <w:rFonts w:asciiTheme="majorBidi" w:hAnsiTheme="majorBidi" w:cstheme="majorBidi"/>
          <w:b/>
          <w:bCs/>
          <w:color w:val="auto"/>
          <w:sz w:val="24"/>
          <w:szCs w:val="24"/>
        </w:rPr>
      </w:pPr>
      <w:r w:rsidRPr="00443681">
        <w:rPr>
          <w:rFonts w:asciiTheme="majorBidi" w:hAnsiTheme="majorBidi" w:cstheme="majorBidi"/>
          <w:b/>
          <w:bCs/>
          <w:color w:val="auto"/>
          <w:sz w:val="24"/>
          <w:szCs w:val="24"/>
        </w:rPr>
        <w:t>Step 7:</w:t>
      </w:r>
      <w:r w:rsidRPr="008F52CA">
        <w:rPr>
          <w:rFonts w:asciiTheme="majorBidi" w:hAnsiTheme="majorBidi" w:cstheme="majorBidi"/>
          <w:color w:val="auto"/>
          <w:sz w:val="24"/>
          <w:szCs w:val="24"/>
        </w:rPr>
        <w:t xml:space="preserve"> </w:t>
      </w:r>
      <w:r w:rsidRPr="00443681">
        <w:rPr>
          <w:rFonts w:asciiTheme="majorBidi" w:hAnsiTheme="majorBidi" w:cstheme="majorBidi"/>
          <w:b/>
          <w:bCs/>
          <w:color w:val="auto"/>
          <w:sz w:val="24"/>
          <w:szCs w:val="24"/>
        </w:rPr>
        <w:t>Application and State Finalization</w:t>
      </w:r>
      <w:r w:rsidR="00E60639" w:rsidRPr="00443681">
        <w:rPr>
          <w:rFonts w:asciiTheme="majorBidi" w:hAnsiTheme="majorBidi" w:cstheme="majorBidi"/>
          <w:b/>
          <w:bCs/>
          <w:color w:val="auto"/>
          <w:sz w:val="24"/>
          <w:szCs w:val="24"/>
        </w:rPr>
        <w:t>.</w:t>
      </w:r>
      <w:r w:rsidRPr="008F52CA">
        <w:rPr>
          <w:rFonts w:asciiTheme="majorBidi" w:hAnsiTheme="majorBidi" w:cstheme="majorBidi"/>
          <w:color w:val="auto"/>
          <w:sz w:val="24"/>
          <w:szCs w:val="24"/>
        </w:rPr>
        <w:t xml:space="preserve"> Upon explicit user approval, the system commits the new code to the local file system. Finally, it updates the Changes.md file with a summary of the modification, preserving the state history for the next iteration, and returns the system to an idle state awaiting the next failing test.</w:t>
      </w:r>
    </w:p>
    <w:p w14:paraId="675E0677" w14:textId="77777777" w:rsidR="003B66E6" w:rsidRPr="008953FB" w:rsidRDefault="003B66E6" w:rsidP="000E7FD6">
      <w:pPr>
        <w:ind w:left="0" w:firstLine="0"/>
        <w:rPr>
          <w:rFonts w:asciiTheme="majorBidi" w:hAnsiTheme="majorBidi" w:cstheme="majorBidi"/>
          <w:b/>
          <w:bCs/>
          <w:color w:val="auto"/>
          <w:sz w:val="24"/>
          <w:szCs w:val="24"/>
        </w:rPr>
      </w:pPr>
    </w:p>
    <w:p w14:paraId="01E9A3DE" w14:textId="23EED1E5" w:rsidR="00EF3A94" w:rsidRDefault="00EF3A94" w:rsidP="000E7FD6">
      <w:pPr>
        <w:pStyle w:val="ListParagraph"/>
        <w:numPr>
          <w:ilvl w:val="0"/>
          <w:numId w:val="105"/>
        </w:numPr>
        <w:rPr>
          <w:rFonts w:asciiTheme="majorBidi" w:hAnsiTheme="majorBidi" w:cstheme="majorBidi"/>
          <w:b/>
          <w:bCs/>
          <w:color w:val="auto"/>
          <w:sz w:val="24"/>
          <w:szCs w:val="24"/>
        </w:rPr>
      </w:pPr>
      <w:r w:rsidRPr="008953FB">
        <w:rPr>
          <w:rFonts w:asciiTheme="majorBidi" w:hAnsiTheme="majorBidi" w:cstheme="majorBidi"/>
          <w:b/>
          <w:bCs/>
          <w:color w:val="auto"/>
          <w:sz w:val="24"/>
          <w:szCs w:val="24"/>
        </w:rPr>
        <w:t>EXPECTED RESULTS</w:t>
      </w:r>
      <w:r w:rsidR="00EF3EB0">
        <w:rPr>
          <w:rFonts w:asciiTheme="majorBidi" w:hAnsiTheme="majorBidi" w:cstheme="majorBidi"/>
          <w:b/>
          <w:bCs/>
          <w:color w:val="auto"/>
          <w:sz w:val="24"/>
          <w:szCs w:val="24"/>
        </w:rPr>
        <w:t xml:space="preserve"> </w:t>
      </w:r>
    </w:p>
    <w:p w14:paraId="61A24B4B" w14:textId="53879D53" w:rsidR="00EF3EB0" w:rsidRPr="008F52CA" w:rsidRDefault="00EF3EB0" w:rsidP="00EF3EB0">
      <w:pPr>
        <w:ind w:left="360" w:firstLine="0"/>
        <w:rPr>
          <w:rFonts w:asciiTheme="majorBidi" w:hAnsiTheme="majorBidi" w:cstheme="majorBidi"/>
          <w:color w:val="auto"/>
          <w:sz w:val="24"/>
          <w:szCs w:val="24"/>
        </w:rPr>
      </w:pPr>
      <w:r w:rsidRPr="008F52CA">
        <w:rPr>
          <w:rFonts w:asciiTheme="majorBidi" w:hAnsiTheme="majorBidi" w:cstheme="majorBidi"/>
          <w:color w:val="auto"/>
          <w:sz w:val="24"/>
          <w:szCs w:val="24"/>
        </w:rPr>
        <w:t xml:space="preserve">The primary objective of this project is to design and implement a </w:t>
      </w:r>
      <w:r w:rsidR="00545A24">
        <w:rPr>
          <w:rFonts w:asciiTheme="majorBidi" w:hAnsiTheme="majorBidi" w:cstheme="majorBidi"/>
          <w:color w:val="auto"/>
          <w:sz w:val="24"/>
          <w:szCs w:val="24"/>
        </w:rPr>
        <w:t xml:space="preserve">prototype of </w:t>
      </w:r>
      <w:r w:rsidR="00A30F39">
        <w:rPr>
          <w:rFonts w:asciiTheme="majorBidi" w:hAnsiTheme="majorBidi" w:cstheme="majorBidi"/>
          <w:color w:val="auto"/>
          <w:sz w:val="24"/>
          <w:szCs w:val="24"/>
        </w:rPr>
        <w:t>a</w:t>
      </w:r>
      <w:r w:rsidR="00A30F39" w:rsidRPr="008F52CA">
        <w:rPr>
          <w:rFonts w:asciiTheme="majorBidi" w:hAnsiTheme="majorBidi" w:cstheme="majorBidi"/>
          <w:color w:val="auto"/>
          <w:sz w:val="24"/>
          <w:szCs w:val="24"/>
        </w:rPr>
        <w:t xml:space="preserve"> fully</w:t>
      </w:r>
      <w:r w:rsidRPr="008F52CA">
        <w:rPr>
          <w:rFonts w:asciiTheme="majorBidi" w:hAnsiTheme="majorBidi" w:cstheme="majorBidi"/>
          <w:color w:val="auto"/>
          <w:sz w:val="24"/>
          <w:szCs w:val="24"/>
        </w:rPr>
        <w:t xml:space="preserve"> functional Test-Driven Development (TDD) </w:t>
      </w:r>
      <w:r w:rsidR="00545A24">
        <w:rPr>
          <w:rFonts w:asciiTheme="majorBidi" w:hAnsiTheme="majorBidi" w:cstheme="majorBidi"/>
          <w:color w:val="auto"/>
          <w:sz w:val="24"/>
          <w:szCs w:val="24"/>
        </w:rPr>
        <w:t>system</w:t>
      </w:r>
      <w:r w:rsidRPr="008F52CA">
        <w:rPr>
          <w:rFonts w:asciiTheme="majorBidi" w:hAnsiTheme="majorBidi" w:cstheme="majorBidi"/>
          <w:color w:val="auto"/>
          <w:sz w:val="24"/>
          <w:szCs w:val="24"/>
        </w:rPr>
        <w:t>, utilizing advanced Large Language Models (LLMs) as the core reasoning engine for automated software generation and maintenance.</w:t>
      </w:r>
    </w:p>
    <w:p w14:paraId="2A2F60F4" w14:textId="70514441" w:rsidR="00EF3EB0" w:rsidRPr="008F52CA" w:rsidRDefault="00EF3EB0" w:rsidP="00EF3EB0">
      <w:pPr>
        <w:ind w:left="360" w:firstLine="0"/>
        <w:rPr>
          <w:rFonts w:asciiTheme="majorBidi" w:hAnsiTheme="majorBidi" w:cstheme="majorBidi"/>
          <w:color w:val="auto"/>
          <w:sz w:val="24"/>
          <w:szCs w:val="24"/>
        </w:rPr>
      </w:pPr>
      <w:r w:rsidRPr="008F52CA">
        <w:rPr>
          <w:rFonts w:asciiTheme="majorBidi" w:hAnsiTheme="majorBidi" w:cstheme="majorBidi"/>
          <w:color w:val="auto"/>
          <w:sz w:val="24"/>
          <w:szCs w:val="24"/>
        </w:rPr>
        <w:t xml:space="preserve">The system </w:t>
      </w:r>
      <w:r w:rsidR="002D7698">
        <w:rPr>
          <w:rFonts w:asciiTheme="majorBidi" w:hAnsiTheme="majorBidi" w:cstheme="majorBidi"/>
          <w:color w:val="auto"/>
          <w:sz w:val="24"/>
          <w:szCs w:val="24"/>
        </w:rPr>
        <w:t>should be</w:t>
      </w:r>
      <w:r w:rsidR="002D7698" w:rsidRPr="008F52CA">
        <w:rPr>
          <w:rFonts w:asciiTheme="majorBidi" w:hAnsiTheme="majorBidi" w:cstheme="majorBidi"/>
          <w:color w:val="auto"/>
          <w:sz w:val="24"/>
          <w:szCs w:val="24"/>
        </w:rPr>
        <w:t xml:space="preserve"> </w:t>
      </w:r>
      <w:r w:rsidRPr="008F52CA">
        <w:rPr>
          <w:rFonts w:asciiTheme="majorBidi" w:hAnsiTheme="majorBidi" w:cstheme="majorBidi"/>
          <w:color w:val="auto"/>
          <w:sz w:val="24"/>
          <w:szCs w:val="24"/>
        </w:rPr>
        <w:t>developed as a secure, localized web application residing entirely on the engineer's host machine, enabling seamless integration with local file systems and standard build automation tools (e.g., Maven, JUnit).</w:t>
      </w:r>
    </w:p>
    <w:p w14:paraId="76A728E9" w14:textId="77777777" w:rsidR="00EF3EB0" w:rsidRPr="008F52CA" w:rsidRDefault="00EF3EB0" w:rsidP="00EF3EB0">
      <w:pPr>
        <w:ind w:left="360" w:firstLine="0"/>
        <w:rPr>
          <w:rFonts w:asciiTheme="majorBidi" w:hAnsiTheme="majorBidi" w:cstheme="majorBidi"/>
          <w:color w:val="auto"/>
          <w:sz w:val="24"/>
          <w:szCs w:val="24"/>
        </w:rPr>
      </w:pPr>
      <w:r w:rsidRPr="00443681">
        <w:rPr>
          <w:rFonts w:asciiTheme="majorBidi" w:hAnsiTheme="majorBidi" w:cstheme="majorBidi"/>
          <w:color w:val="auto"/>
          <w:sz w:val="24"/>
          <w:szCs w:val="24"/>
          <w:u w:val="single"/>
        </w:rPr>
        <w:t>Key Technical Specifications</w:t>
      </w:r>
      <w:r w:rsidRPr="008F52CA">
        <w:rPr>
          <w:rFonts w:asciiTheme="majorBidi" w:hAnsiTheme="majorBidi" w:cstheme="majorBidi"/>
          <w:color w:val="auto"/>
          <w:sz w:val="24"/>
          <w:szCs w:val="24"/>
        </w:rPr>
        <w:t>:</w:t>
      </w:r>
    </w:p>
    <w:p w14:paraId="12BD78E9" w14:textId="427C42B2" w:rsidR="003E6E8F" w:rsidRPr="008F52CA" w:rsidRDefault="00EF3EB0" w:rsidP="00A30F39">
      <w:pPr>
        <w:numPr>
          <w:ilvl w:val="0"/>
          <w:numId w:val="104"/>
        </w:numPr>
        <w:rPr>
          <w:rFonts w:asciiTheme="majorBidi" w:hAnsiTheme="majorBidi" w:cstheme="majorBidi"/>
          <w:color w:val="auto"/>
          <w:sz w:val="24"/>
          <w:szCs w:val="24"/>
        </w:rPr>
      </w:pPr>
      <w:r w:rsidRPr="008F52CA">
        <w:rPr>
          <w:rFonts w:asciiTheme="majorBidi" w:hAnsiTheme="majorBidi" w:cstheme="majorBidi"/>
          <w:color w:val="auto"/>
          <w:sz w:val="24"/>
          <w:szCs w:val="24"/>
        </w:rPr>
        <w:t>Execution Protocol: The core pipeline implements a strict "Red-Green-Refactor" execution loop. The system bounds the AI's behavior using an immutable Specification.txt and automated compiler feedback, forcing the model to execute minimal, incremental code updates rather than volatile full-file rewrites.</w:t>
      </w:r>
    </w:p>
    <w:p w14:paraId="4D6A1541" w14:textId="486A69F9" w:rsidR="003E6E8F" w:rsidRPr="008F52CA" w:rsidRDefault="00EF3EB0" w:rsidP="00A30F39">
      <w:pPr>
        <w:numPr>
          <w:ilvl w:val="0"/>
          <w:numId w:val="104"/>
        </w:numPr>
        <w:rPr>
          <w:rFonts w:asciiTheme="majorBidi" w:hAnsiTheme="majorBidi" w:cstheme="majorBidi"/>
          <w:color w:val="auto"/>
          <w:sz w:val="24"/>
          <w:szCs w:val="24"/>
        </w:rPr>
      </w:pPr>
      <w:r w:rsidRPr="003E6E8F">
        <w:rPr>
          <w:rFonts w:asciiTheme="majorBidi" w:hAnsiTheme="majorBidi" w:cstheme="majorBidi"/>
          <w:color w:val="auto"/>
          <w:sz w:val="24"/>
          <w:szCs w:val="24"/>
        </w:rPr>
        <w:t>Security &amp; Governance: The architecture enforces a strict Human-in-the-Loop (HITL) authorization mechanism. The system acts as a sandbox, ensuring that absolutely no AI-generated code modifications are committed to the local repository without explicit, manual developer validation.</w:t>
      </w:r>
    </w:p>
    <w:p w14:paraId="6E48692F" w14:textId="67B626D9" w:rsidR="002F402B" w:rsidRPr="00FA0493" w:rsidRDefault="00EF3EB0" w:rsidP="00B629DD">
      <w:pPr>
        <w:numPr>
          <w:ilvl w:val="0"/>
          <w:numId w:val="104"/>
        </w:numPr>
        <w:rPr>
          <w:rFonts w:asciiTheme="majorBidi" w:hAnsiTheme="majorBidi" w:cstheme="majorBidi"/>
          <w:b/>
          <w:bCs/>
          <w:color w:val="auto"/>
          <w:sz w:val="24"/>
          <w:szCs w:val="24"/>
        </w:rPr>
      </w:pPr>
      <w:r w:rsidRPr="003E6E8F">
        <w:rPr>
          <w:rFonts w:asciiTheme="majorBidi" w:hAnsiTheme="majorBidi" w:cstheme="majorBidi"/>
          <w:color w:val="auto"/>
          <w:sz w:val="24"/>
          <w:szCs w:val="24"/>
        </w:rPr>
        <w:t xml:space="preserve">Context Capacity: The </w:t>
      </w:r>
      <w:r w:rsidR="00A34097">
        <w:rPr>
          <w:rFonts w:asciiTheme="majorBidi" w:hAnsiTheme="majorBidi" w:cstheme="majorBidi"/>
          <w:color w:val="auto"/>
          <w:sz w:val="24"/>
          <w:szCs w:val="24"/>
        </w:rPr>
        <w:t>tool</w:t>
      </w:r>
      <w:r w:rsidR="00A34097" w:rsidRPr="003E6E8F">
        <w:rPr>
          <w:rFonts w:asciiTheme="majorBidi" w:hAnsiTheme="majorBidi" w:cstheme="majorBidi"/>
          <w:color w:val="auto"/>
          <w:sz w:val="24"/>
          <w:szCs w:val="24"/>
        </w:rPr>
        <w:t xml:space="preserve"> </w:t>
      </w:r>
      <w:r w:rsidRPr="003E6E8F">
        <w:rPr>
          <w:rFonts w:asciiTheme="majorBidi" w:hAnsiTheme="majorBidi" w:cstheme="majorBidi"/>
          <w:color w:val="auto"/>
          <w:sz w:val="24"/>
          <w:szCs w:val="24"/>
        </w:rPr>
        <w:t>is designed to manage complex multi-file dependencies. By utilizing dynamic context aggregation (via Changes.md session logs) and targeted file parsing, the system ensures accurate AI inference on scalable Java projects while strictly controlling token consumption and minimizing AI hallucinations.</w:t>
      </w:r>
    </w:p>
    <w:p w14:paraId="58FCEF42" w14:textId="77777777" w:rsidR="003240BC" w:rsidRDefault="003240BC" w:rsidP="003240BC">
      <w:pPr>
        <w:rPr>
          <w:rFonts w:asciiTheme="majorBidi" w:hAnsiTheme="majorBidi" w:cstheme="majorBidi"/>
          <w:color w:val="auto"/>
          <w:sz w:val="24"/>
          <w:szCs w:val="24"/>
        </w:rPr>
      </w:pPr>
    </w:p>
    <w:p w14:paraId="25428DF7" w14:textId="77777777" w:rsidR="003240BC" w:rsidRPr="003E6E8F" w:rsidRDefault="003240BC" w:rsidP="00FA0493">
      <w:pPr>
        <w:rPr>
          <w:rFonts w:asciiTheme="majorBidi" w:hAnsiTheme="majorBidi" w:cstheme="majorBidi"/>
          <w:b/>
          <w:bCs/>
          <w:color w:val="auto"/>
          <w:sz w:val="24"/>
          <w:szCs w:val="24"/>
        </w:rPr>
      </w:pPr>
    </w:p>
    <w:p w14:paraId="22677E7C" w14:textId="0DB8A25A" w:rsidR="00962858" w:rsidRDefault="00962858" w:rsidP="000E7FD6">
      <w:pPr>
        <w:pStyle w:val="ListParagraph"/>
        <w:numPr>
          <w:ilvl w:val="0"/>
          <w:numId w:val="105"/>
        </w:numPr>
        <w:rPr>
          <w:rFonts w:asciiTheme="majorBidi" w:hAnsiTheme="majorBidi" w:cstheme="majorBidi"/>
          <w:b/>
          <w:bCs/>
          <w:color w:val="auto"/>
          <w:sz w:val="24"/>
          <w:szCs w:val="24"/>
        </w:rPr>
      </w:pPr>
      <w:r w:rsidRPr="008953FB">
        <w:rPr>
          <w:rFonts w:asciiTheme="majorBidi" w:hAnsiTheme="majorBidi" w:cstheme="majorBidi"/>
          <w:b/>
          <w:bCs/>
          <w:color w:val="auto"/>
          <w:sz w:val="24"/>
          <w:szCs w:val="24"/>
        </w:rPr>
        <w:lastRenderedPageBreak/>
        <w:t>FR</w:t>
      </w:r>
      <w:r w:rsidRPr="008953FB">
        <w:rPr>
          <w:rFonts w:asciiTheme="majorBidi" w:hAnsiTheme="majorBidi" w:cstheme="majorBidi"/>
          <w:b/>
          <w:bCs/>
          <w:color w:val="auto"/>
          <w:sz w:val="24"/>
          <w:szCs w:val="24"/>
          <w:rtl/>
        </w:rPr>
        <w:t>\</w:t>
      </w:r>
      <w:r w:rsidRPr="008953FB">
        <w:rPr>
          <w:rFonts w:asciiTheme="majorBidi" w:hAnsiTheme="majorBidi" w:cstheme="majorBidi"/>
          <w:b/>
          <w:bCs/>
          <w:color w:val="auto"/>
          <w:sz w:val="24"/>
          <w:szCs w:val="24"/>
        </w:rPr>
        <w:t>NFR REQUIREMENTS:</w:t>
      </w:r>
    </w:p>
    <w:p w14:paraId="28280E97" w14:textId="67A4C323" w:rsidR="00D41F48" w:rsidRPr="008F52CA" w:rsidRDefault="0031692B" w:rsidP="00D41F48">
      <w:pPr>
        <w:shd w:val="clear" w:color="auto" w:fill="FFFFFF"/>
        <w:ind w:left="360" w:right="580" w:firstLine="0"/>
        <w:rPr>
          <w:rFonts w:asciiTheme="majorBidi" w:hAnsiTheme="majorBidi" w:cstheme="majorBidi"/>
          <w:b/>
          <w:bCs/>
          <w:sz w:val="24"/>
          <w:szCs w:val="24"/>
        </w:rPr>
      </w:pPr>
      <w:r>
        <w:rPr>
          <w:rFonts w:asciiTheme="majorBidi" w:hAnsiTheme="majorBidi" w:cstheme="majorBidi"/>
          <w:sz w:val="24"/>
          <w:szCs w:val="24"/>
        </w:rPr>
        <w:t>6</w:t>
      </w:r>
      <w:r w:rsidR="00D41F48" w:rsidRPr="00A30F39">
        <w:rPr>
          <w:rFonts w:asciiTheme="majorBidi" w:hAnsiTheme="majorBidi" w:cstheme="majorBidi"/>
          <w:sz w:val="24"/>
          <w:szCs w:val="24"/>
        </w:rPr>
        <w:t>.</w:t>
      </w:r>
      <w:r>
        <w:rPr>
          <w:rFonts w:asciiTheme="majorBidi" w:hAnsiTheme="majorBidi" w:cstheme="majorBidi"/>
          <w:sz w:val="24"/>
          <w:szCs w:val="24"/>
        </w:rPr>
        <w:t>1</w:t>
      </w:r>
      <w:r w:rsidR="00D41F48" w:rsidRPr="00A30F39">
        <w:rPr>
          <w:rFonts w:asciiTheme="majorBidi" w:hAnsiTheme="majorBidi" w:cstheme="majorBidi"/>
          <w:sz w:val="24"/>
          <w:szCs w:val="24"/>
        </w:rPr>
        <w:t>.</w:t>
      </w:r>
      <w:r w:rsidR="00D41F48">
        <w:rPr>
          <w:rFonts w:asciiTheme="majorBidi" w:hAnsiTheme="majorBidi" w:cstheme="majorBidi"/>
          <w:b/>
          <w:bCs/>
          <w:sz w:val="24"/>
          <w:szCs w:val="24"/>
        </w:rPr>
        <w:t xml:space="preserve"> </w:t>
      </w:r>
      <w:r w:rsidR="00D41F48" w:rsidRPr="008F52CA">
        <w:rPr>
          <w:rFonts w:asciiTheme="majorBidi" w:hAnsiTheme="majorBidi" w:cstheme="majorBidi"/>
          <w:b/>
          <w:bCs/>
          <w:sz w:val="24"/>
          <w:szCs w:val="24"/>
        </w:rPr>
        <w:t>Functional Requirements</w:t>
      </w:r>
    </w:p>
    <w:p w14:paraId="23C47679" w14:textId="77777777" w:rsidR="00D41F48" w:rsidRPr="008F52CA" w:rsidRDefault="00D41F48" w:rsidP="00D41F48">
      <w:pPr>
        <w:pStyle w:val="ListParagraph"/>
        <w:numPr>
          <w:ilvl w:val="0"/>
          <w:numId w:val="94"/>
        </w:numPr>
        <w:shd w:val="clear" w:color="auto" w:fill="FFFFFF"/>
        <w:ind w:right="580"/>
        <w:rPr>
          <w:rFonts w:asciiTheme="majorBidi" w:hAnsiTheme="majorBidi" w:cstheme="majorBidi"/>
          <w:b/>
          <w:bCs/>
          <w:color w:val="auto"/>
          <w:sz w:val="24"/>
          <w:szCs w:val="24"/>
        </w:rPr>
      </w:pPr>
      <w:r w:rsidRPr="008F52CA">
        <w:rPr>
          <w:rFonts w:asciiTheme="majorBidi" w:hAnsiTheme="majorBidi" w:cstheme="majorBidi"/>
          <w:sz w:val="24"/>
          <w:szCs w:val="24"/>
        </w:rPr>
        <w:t>The system must</w:t>
      </w:r>
      <w:r w:rsidRPr="00AE4AE9">
        <w:rPr>
          <w:rFonts w:asciiTheme="majorBidi" w:hAnsiTheme="majorBidi" w:cstheme="majorBidi"/>
          <w:sz w:val="24"/>
          <w:szCs w:val="24"/>
        </w:rPr>
        <w:t xml:space="preserve"> provide a comprehensive workspace management module allowing the engineer to import, initialize, and modify Java project environments, including support for local paths and Git repositories.</w:t>
      </w:r>
    </w:p>
    <w:p w14:paraId="4301BB9A" w14:textId="77777777" w:rsidR="00D41F48" w:rsidRDefault="00D41F48" w:rsidP="00D41F48">
      <w:pPr>
        <w:pStyle w:val="ListParagraph"/>
        <w:numPr>
          <w:ilvl w:val="0"/>
          <w:numId w:val="94"/>
        </w:numPr>
        <w:shd w:val="clear" w:color="auto" w:fill="FFFFFF"/>
        <w:ind w:right="580"/>
        <w:rPr>
          <w:rFonts w:asciiTheme="majorBidi" w:hAnsiTheme="majorBidi" w:cstheme="majorBidi"/>
          <w:color w:val="auto"/>
          <w:sz w:val="24"/>
          <w:szCs w:val="24"/>
        </w:rPr>
      </w:pPr>
      <w:r w:rsidRPr="008F52CA">
        <w:rPr>
          <w:rFonts w:asciiTheme="majorBidi" w:hAnsiTheme="majorBidi" w:cstheme="majorBidi"/>
          <w:color w:val="auto"/>
          <w:sz w:val="24"/>
          <w:szCs w:val="24"/>
        </w:rPr>
        <w:t>The system must feature a dedicated specification management interface enabling the user to view, strictly define, and iteratively edit the immutable Specification.txt document.</w:t>
      </w:r>
    </w:p>
    <w:p w14:paraId="3486CCE7" w14:textId="77777777" w:rsidR="00D41F48" w:rsidRDefault="00D41F48" w:rsidP="00D41F48">
      <w:pPr>
        <w:pStyle w:val="ListParagraph"/>
        <w:numPr>
          <w:ilvl w:val="0"/>
          <w:numId w:val="94"/>
        </w:numPr>
        <w:shd w:val="clear" w:color="auto" w:fill="FFFFFF"/>
        <w:ind w:right="580"/>
        <w:rPr>
          <w:rFonts w:asciiTheme="majorBidi" w:hAnsiTheme="majorBidi" w:cstheme="majorBidi"/>
          <w:color w:val="auto"/>
          <w:sz w:val="24"/>
          <w:szCs w:val="24"/>
        </w:rPr>
      </w:pPr>
      <w:r w:rsidRPr="008F52CA">
        <w:rPr>
          <w:rFonts w:asciiTheme="majorBidi" w:hAnsiTheme="majorBidi" w:cstheme="majorBidi"/>
          <w:color w:val="auto"/>
          <w:sz w:val="24"/>
          <w:szCs w:val="24"/>
        </w:rPr>
        <w:t>The system must</w:t>
      </w:r>
      <w:r w:rsidRPr="00EE2F67">
        <w:rPr>
          <w:rFonts w:asciiTheme="majorBidi" w:hAnsiTheme="majorBidi" w:cstheme="majorBidi"/>
          <w:color w:val="auto"/>
          <w:sz w:val="24"/>
          <w:szCs w:val="24"/>
        </w:rPr>
        <w:t xml:space="preserve"> grant full read/write access to the local project file system, allowing the user to seamlessly browse and edit source code files, unit tests, and configuration files</w:t>
      </w:r>
      <w:r>
        <w:rPr>
          <w:rFonts w:asciiTheme="majorBidi" w:hAnsiTheme="majorBidi" w:cstheme="majorBidi"/>
          <w:color w:val="auto"/>
          <w:sz w:val="24"/>
          <w:szCs w:val="24"/>
        </w:rPr>
        <w:t>.</w:t>
      </w:r>
    </w:p>
    <w:p w14:paraId="326F781C" w14:textId="56588398" w:rsidR="00D41F48" w:rsidRDefault="00D41F48" w:rsidP="00D41F48">
      <w:pPr>
        <w:pStyle w:val="ListParagraph"/>
        <w:numPr>
          <w:ilvl w:val="0"/>
          <w:numId w:val="94"/>
        </w:numPr>
        <w:shd w:val="clear" w:color="auto" w:fill="FFFFFF"/>
        <w:ind w:right="580"/>
        <w:rPr>
          <w:rFonts w:asciiTheme="majorBidi" w:hAnsiTheme="majorBidi" w:cstheme="majorBidi"/>
          <w:color w:val="auto"/>
          <w:sz w:val="24"/>
          <w:szCs w:val="24"/>
        </w:rPr>
      </w:pPr>
      <w:r w:rsidRPr="008F52CA">
        <w:rPr>
          <w:rFonts w:asciiTheme="majorBidi" w:hAnsiTheme="majorBidi" w:cstheme="majorBidi"/>
          <w:color w:val="auto"/>
          <w:sz w:val="24"/>
          <w:szCs w:val="24"/>
        </w:rPr>
        <w:t>The system must</w:t>
      </w:r>
      <w:r w:rsidRPr="00EE2F67">
        <w:rPr>
          <w:rFonts w:asciiTheme="majorBidi" w:hAnsiTheme="majorBidi" w:cstheme="majorBidi"/>
          <w:color w:val="auto"/>
          <w:sz w:val="24"/>
          <w:szCs w:val="24"/>
        </w:rPr>
        <w:t xml:space="preserve"> integrate seamlessly with local build automation tools (e.g., Maven, Gradle) and </w:t>
      </w:r>
      <w:r w:rsidR="00517593" w:rsidRPr="00EE2F67">
        <w:rPr>
          <w:rFonts w:asciiTheme="majorBidi" w:hAnsiTheme="majorBidi" w:cstheme="majorBidi"/>
          <w:color w:val="auto"/>
          <w:sz w:val="24"/>
          <w:szCs w:val="24"/>
        </w:rPr>
        <w:t>test</w:t>
      </w:r>
      <w:r w:rsidRPr="00EE2F67">
        <w:rPr>
          <w:rFonts w:asciiTheme="majorBidi" w:hAnsiTheme="majorBidi" w:cstheme="majorBidi"/>
          <w:color w:val="auto"/>
          <w:sz w:val="24"/>
          <w:szCs w:val="24"/>
        </w:rPr>
        <w:t xml:space="preserve"> frameworks (e.g., JUnit) to automatically compile the codebase and execute unit tests upon user command</w:t>
      </w:r>
      <w:r>
        <w:rPr>
          <w:rFonts w:asciiTheme="majorBidi" w:hAnsiTheme="majorBidi" w:cstheme="majorBidi"/>
          <w:color w:val="auto"/>
          <w:sz w:val="24"/>
          <w:szCs w:val="24"/>
        </w:rPr>
        <w:t>.</w:t>
      </w:r>
    </w:p>
    <w:p w14:paraId="795F9ADE" w14:textId="77777777" w:rsidR="00D41F48" w:rsidRDefault="00D41F48" w:rsidP="00D41F48">
      <w:pPr>
        <w:pStyle w:val="ListParagraph"/>
        <w:numPr>
          <w:ilvl w:val="0"/>
          <w:numId w:val="94"/>
        </w:numPr>
        <w:shd w:val="clear" w:color="auto" w:fill="FFFFFF"/>
        <w:ind w:right="580"/>
        <w:rPr>
          <w:rFonts w:asciiTheme="majorBidi" w:hAnsiTheme="majorBidi" w:cstheme="majorBidi"/>
          <w:color w:val="auto"/>
          <w:sz w:val="24"/>
          <w:szCs w:val="24"/>
        </w:rPr>
      </w:pPr>
      <w:r w:rsidRPr="008F52CA">
        <w:rPr>
          <w:rFonts w:asciiTheme="majorBidi" w:hAnsiTheme="majorBidi" w:cstheme="majorBidi"/>
          <w:color w:val="auto"/>
          <w:sz w:val="24"/>
          <w:szCs w:val="24"/>
        </w:rPr>
        <w:t>The system must</w:t>
      </w:r>
      <w:r w:rsidRPr="00EE2F67">
        <w:rPr>
          <w:rFonts w:asciiTheme="majorBidi" w:hAnsiTheme="majorBidi" w:cstheme="majorBidi"/>
          <w:color w:val="auto"/>
          <w:sz w:val="24"/>
          <w:szCs w:val="24"/>
        </w:rPr>
        <w:t xml:space="preserve"> orchestrate an automated Test-Driven Development (TDD) iteration by aggregating the test outputs, the codebase, and the specification into a structured context window, and transmitting it to the designated Large Language Model (e.g., Claude 3.5 Sonnet)</w:t>
      </w:r>
      <w:r>
        <w:rPr>
          <w:rFonts w:asciiTheme="majorBidi" w:hAnsiTheme="majorBidi" w:cstheme="majorBidi"/>
          <w:color w:val="auto"/>
          <w:sz w:val="24"/>
          <w:szCs w:val="24"/>
        </w:rPr>
        <w:t>.</w:t>
      </w:r>
    </w:p>
    <w:p w14:paraId="63C5288A" w14:textId="77777777" w:rsidR="00D41F48" w:rsidRDefault="00D41F48" w:rsidP="00D41F48">
      <w:pPr>
        <w:pStyle w:val="ListParagraph"/>
        <w:numPr>
          <w:ilvl w:val="0"/>
          <w:numId w:val="94"/>
        </w:numPr>
        <w:shd w:val="clear" w:color="auto" w:fill="FFFFFF"/>
        <w:ind w:right="580"/>
        <w:rPr>
          <w:rFonts w:asciiTheme="majorBidi" w:hAnsiTheme="majorBidi" w:cstheme="majorBidi"/>
          <w:color w:val="auto"/>
          <w:sz w:val="24"/>
          <w:szCs w:val="24"/>
        </w:rPr>
      </w:pPr>
      <w:r w:rsidRPr="008F52CA">
        <w:rPr>
          <w:rFonts w:asciiTheme="majorBidi" w:hAnsiTheme="majorBidi" w:cstheme="majorBidi"/>
          <w:color w:val="auto"/>
          <w:sz w:val="24"/>
          <w:szCs w:val="24"/>
        </w:rPr>
        <w:t>The system must</w:t>
      </w:r>
      <w:r w:rsidRPr="00B14704">
        <w:rPr>
          <w:rFonts w:asciiTheme="majorBidi" w:hAnsiTheme="majorBidi" w:cstheme="majorBidi"/>
          <w:color w:val="auto"/>
          <w:sz w:val="24"/>
          <w:szCs w:val="24"/>
        </w:rPr>
        <w:t xml:space="preserve"> implement a visual diff-comparison interface that pauses the execution loop, allowing the engineer to meticulously review, approve, or reject any AI-proposed code modifications prior to deployment</w:t>
      </w:r>
      <w:r>
        <w:rPr>
          <w:rFonts w:asciiTheme="majorBidi" w:hAnsiTheme="majorBidi" w:cstheme="majorBidi"/>
          <w:color w:val="auto"/>
          <w:sz w:val="24"/>
          <w:szCs w:val="24"/>
        </w:rPr>
        <w:t>.</w:t>
      </w:r>
    </w:p>
    <w:p w14:paraId="1DB11392" w14:textId="77777777" w:rsidR="00D41F48" w:rsidRDefault="00D41F48" w:rsidP="00D41F48">
      <w:pPr>
        <w:pStyle w:val="ListParagraph"/>
        <w:numPr>
          <w:ilvl w:val="0"/>
          <w:numId w:val="94"/>
        </w:numPr>
        <w:shd w:val="clear" w:color="auto" w:fill="FFFFFF"/>
        <w:ind w:right="580"/>
        <w:rPr>
          <w:rFonts w:asciiTheme="majorBidi" w:hAnsiTheme="majorBidi" w:cstheme="majorBidi"/>
          <w:color w:val="auto"/>
          <w:sz w:val="24"/>
          <w:szCs w:val="24"/>
        </w:rPr>
      </w:pPr>
      <w:r w:rsidRPr="008F52CA">
        <w:rPr>
          <w:rFonts w:asciiTheme="majorBidi" w:hAnsiTheme="majorBidi" w:cstheme="majorBidi"/>
          <w:color w:val="auto"/>
          <w:sz w:val="24"/>
          <w:szCs w:val="24"/>
        </w:rPr>
        <w:t>The system must</w:t>
      </w:r>
      <w:r w:rsidRPr="00B14704">
        <w:rPr>
          <w:rFonts w:asciiTheme="majorBidi" w:hAnsiTheme="majorBidi" w:cstheme="majorBidi"/>
          <w:color w:val="auto"/>
          <w:sz w:val="24"/>
          <w:szCs w:val="24"/>
        </w:rPr>
        <w:t xml:space="preserve"> automatically inject approved code modifications directly into the designated source files and autonomously re-trigger the local test suite to validate the algorithmic correctness of the new implementation</w:t>
      </w:r>
      <w:r>
        <w:rPr>
          <w:rFonts w:asciiTheme="majorBidi" w:hAnsiTheme="majorBidi" w:cstheme="majorBidi"/>
          <w:color w:val="auto"/>
          <w:sz w:val="24"/>
          <w:szCs w:val="24"/>
        </w:rPr>
        <w:t>.</w:t>
      </w:r>
    </w:p>
    <w:p w14:paraId="4714037E" w14:textId="61813738" w:rsidR="00D41F48" w:rsidRPr="00237669" w:rsidRDefault="00D41F48" w:rsidP="00237669">
      <w:pPr>
        <w:pStyle w:val="ListParagraph"/>
        <w:numPr>
          <w:ilvl w:val="0"/>
          <w:numId w:val="94"/>
        </w:numPr>
        <w:shd w:val="clear" w:color="auto" w:fill="FFFFFF"/>
        <w:ind w:right="580"/>
        <w:rPr>
          <w:rFonts w:asciiTheme="majorBidi" w:hAnsiTheme="majorBidi" w:cstheme="majorBidi"/>
          <w:color w:val="auto"/>
          <w:sz w:val="24"/>
          <w:szCs w:val="24"/>
        </w:rPr>
      </w:pPr>
      <w:r w:rsidRPr="008F52CA">
        <w:rPr>
          <w:rFonts w:asciiTheme="majorBidi" w:hAnsiTheme="majorBidi" w:cstheme="majorBidi"/>
          <w:color w:val="auto"/>
          <w:sz w:val="24"/>
          <w:szCs w:val="24"/>
        </w:rPr>
        <w:t>The system must</w:t>
      </w:r>
      <w:r w:rsidRPr="00B14704">
        <w:rPr>
          <w:rFonts w:asciiTheme="majorBidi" w:hAnsiTheme="majorBidi" w:cstheme="majorBidi"/>
          <w:color w:val="auto"/>
          <w:sz w:val="24"/>
          <w:szCs w:val="24"/>
        </w:rPr>
        <w:t xml:space="preserve"> maintain a persistent session history logger to record all API prompts, continuous execution logs, and historical AI responses to guarantee full traceability of the software's evolution</w:t>
      </w:r>
      <w:r>
        <w:rPr>
          <w:rFonts w:asciiTheme="majorBidi" w:hAnsiTheme="majorBidi" w:cstheme="majorBidi"/>
          <w:color w:val="auto"/>
          <w:sz w:val="24"/>
          <w:szCs w:val="24"/>
        </w:rPr>
        <w:t>.</w:t>
      </w:r>
    </w:p>
    <w:p w14:paraId="539FC721" w14:textId="7BD076B7" w:rsidR="00D41F48" w:rsidRPr="008F52CA" w:rsidRDefault="00D41F48" w:rsidP="00D41F48">
      <w:pPr>
        <w:shd w:val="clear" w:color="auto" w:fill="FFFFFF"/>
        <w:tabs>
          <w:tab w:val="left" w:pos="1795"/>
        </w:tabs>
        <w:ind w:left="0" w:right="580" w:firstLine="0"/>
        <w:rPr>
          <w:rFonts w:asciiTheme="majorBidi" w:hAnsiTheme="majorBidi" w:cstheme="majorBidi"/>
          <w:b/>
          <w:bCs/>
          <w:sz w:val="24"/>
          <w:szCs w:val="24"/>
        </w:rPr>
      </w:pPr>
      <w:r w:rsidRPr="008F52CA">
        <w:rPr>
          <w:rFonts w:asciiTheme="majorBidi" w:hAnsiTheme="majorBidi" w:cstheme="majorBidi"/>
          <w:sz w:val="24"/>
          <w:szCs w:val="24"/>
        </w:rPr>
        <w:t xml:space="preserve">     </w:t>
      </w:r>
      <w:r>
        <w:rPr>
          <w:rFonts w:asciiTheme="majorBidi" w:hAnsiTheme="majorBidi" w:cstheme="majorBidi"/>
          <w:sz w:val="24"/>
          <w:szCs w:val="24"/>
        </w:rPr>
        <w:t xml:space="preserve"> </w:t>
      </w:r>
      <w:r w:rsidR="0031692B">
        <w:rPr>
          <w:rFonts w:asciiTheme="majorBidi" w:hAnsiTheme="majorBidi" w:cstheme="majorBidi"/>
          <w:sz w:val="24"/>
          <w:szCs w:val="24"/>
        </w:rPr>
        <w:t>6</w:t>
      </w:r>
      <w:r>
        <w:rPr>
          <w:rFonts w:asciiTheme="majorBidi" w:hAnsiTheme="majorBidi" w:cstheme="majorBidi"/>
          <w:sz w:val="24"/>
          <w:szCs w:val="24"/>
        </w:rPr>
        <w:t>.</w:t>
      </w:r>
      <w:r w:rsidR="001F3C70">
        <w:rPr>
          <w:rFonts w:asciiTheme="majorBidi" w:hAnsiTheme="majorBidi" w:cstheme="majorBidi"/>
          <w:sz w:val="24"/>
          <w:szCs w:val="24"/>
        </w:rPr>
        <w:t>2</w:t>
      </w:r>
      <w:r>
        <w:rPr>
          <w:rFonts w:asciiTheme="majorBidi" w:hAnsiTheme="majorBidi" w:cstheme="majorBidi"/>
          <w:sz w:val="24"/>
          <w:szCs w:val="24"/>
        </w:rPr>
        <w:t>.</w:t>
      </w:r>
      <w:r w:rsidRPr="008F52CA">
        <w:rPr>
          <w:rFonts w:asciiTheme="majorBidi" w:hAnsiTheme="majorBidi" w:cstheme="majorBidi"/>
          <w:sz w:val="24"/>
          <w:szCs w:val="24"/>
        </w:rPr>
        <w:t xml:space="preserve">  </w:t>
      </w:r>
      <w:r w:rsidRPr="008F52CA">
        <w:rPr>
          <w:rFonts w:asciiTheme="majorBidi" w:hAnsiTheme="majorBidi" w:cstheme="majorBidi"/>
          <w:b/>
          <w:bCs/>
          <w:sz w:val="24"/>
          <w:szCs w:val="24"/>
        </w:rPr>
        <w:t>Non-Functional Requirements</w:t>
      </w:r>
    </w:p>
    <w:p w14:paraId="33A71D33" w14:textId="77777777" w:rsidR="00D41F48" w:rsidRDefault="00D41F48" w:rsidP="00D41F48">
      <w:pPr>
        <w:pStyle w:val="ListParagraph"/>
        <w:numPr>
          <w:ilvl w:val="0"/>
          <w:numId w:val="95"/>
        </w:numPr>
        <w:shd w:val="clear" w:color="auto" w:fill="FFFFFF"/>
        <w:tabs>
          <w:tab w:val="left" w:pos="1795"/>
        </w:tabs>
        <w:ind w:left="1440" w:right="580"/>
        <w:rPr>
          <w:rFonts w:asciiTheme="majorBidi" w:hAnsiTheme="majorBidi" w:cstheme="majorBidi"/>
          <w:sz w:val="24"/>
          <w:szCs w:val="24"/>
        </w:rPr>
      </w:pPr>
      <w:r w:rsidRPr="008F52CA">
        <w:rPr>
          <w:rFonts w:asciiTheme="majorBidi" w:hAnsiTheme="majorBidi" w:cstheme="majorBidi"/>
          <w:sz w:val="24"/>
          <w:szCs w:val="24"/>
        </w:rPr>
        <w:t>The system must operate strictly as a localized web application hosted entirely on the engineer's local machine to ensure zero latency in file-system operations</w:t>
      </w:r>
    </w:p>
    <w:p w14:paraId="2D17E9B2" w14:textId="77777777" w:rsidR="00D41F48" w:rsidRDefault="00D41F48" w:rsidP="00D41F48">
      <w:pPr>
        <w:pStyle w:val="ListParagraph"/>
        <w:numPr>
          <w:ilvl w:val="0"/>
          <w:numId w:val="95"/>
        </w:numPr>
        <w:shd w:val="clear" w:color="auto" w:fill="FFFFFF"/>
        <w:tabs>
          <w:tab w:val="left" w:pos="1795"/>
        </w:tabs>
        <w:ind w:left="1440" w:right="580"/>
        <w:rPr>
          <w:rFonts w:asciiTheme="majorBidi" w:hAnsiTheme="majorBidi" w:cstheme="majorBidi"/>
          <w:sz w:val="24"/>
          <w:szCs w:val="24"/>
        </w:rPr>
      </w:pPr>
      <w:r w:rsidRPr="008F52CA">
        <w:rPr>
          <w:rFonts w:asciiTheme="majorBidi" w:hAnsiTheme="majorBidi" w:cstheme="majorBidi"/>
          <w:sz w:val="24"/>
          <w:szCs w:val="24"/>
        </w:rPr>
        <w:t>The system must</w:t>
      </w:r>
      <w:r w:rsidRPr="003A5D4E">
        <w:rPr>
          <w:rFonts w:asciiTheme="majorBidi" w:hAnsiTheme="majorBidi" w:cstheme="majorBidi"/>
          <w:sz w:val="24"/>
          <w:szCs w:val="24"/>
        </w:rPr>
        <w:t xml:space="preserve"> enforce strict "Human-in-the-Loop" (HITL) security governance, guaranteeing that absolutely no AI-generated code is committed to the local file system without explicit manual authorization</w:t>
      </w:r>
      <w:r>
        <w:rPr>
          <w:rFonts w:asciiTheme="majorBidi" w:hAnsiTheme="majorBidi" w:cstheme="majorBidi"/>
          <w:sz w:val="24"/>
          <w:szCs w:val="24"/>
        </w:rPr>
        <w:t>.</w:t>
      </w:r>
    </w:p>
    <w:p w14:paraId="096D2609" w14:textId="77777777" w:rsidR="00D41F48" w:rsidRDefault="00D41F48" w:rsidP="00D41F48">
      <w:pPr>
        <w:pStyle w:val="ListParagraph"/>
        <w:numPr>
          <w:ilvl w:val="0"/>
          <w:numId w:val="95"/>
        </w:numPr>
        <w:shd w:val="clear" w:color="auto" w:fill="FFFFFF"/>
        <w:tabs>
          <w:tab w:val="left" w:pos="1795"/>
        </w:tabs>
        <w:ind w:left="1440" w:right="580"/>
        <w:rPr>
          <w:rFonts w:asciiTheme="majorBidi" w:hAnsiTheme="majorBidi" w:cstheme="majorBidi"/>
          <w:sz w:val="24"/>
          <w:szCs w:val="24"/>
        </w:rPr>
      </w:pPr>
      <w:r w:rsidRPr="008F52CA">
        <w:rPr>
          <w:rFonts w:asciiTheme="majorBidi" w:hAnsiTheme="majorBidi" w:cstheme="majorBidi"/>
          <w:sz w:val="24"/>
          <w:szCs w:val="24"/>
        </w:rPr>
        <w:t>The architecture must</w:t>
      </w:r>
      <w:r w:rsidRPr="003A5D4E">
        <w:rPr>
          <w:rFonts w:asciiTheme="majorBidi" w:hAnsiTheme="majorBidi" w:cstheme="majorBidi"/>
          <w:sz w:val="24"/>
          <w:szCs w:val="24"/>
        </w:rPr>
        <w:t xml:space="preserve"> remain strictly specification-driven, ensuring the AI acts exclusively as an implementation agent strictly bounded by the human-defined constraints, preventing unprompted feature additions</w:t>
      </w:r>
      <w:r>
        <w:rPr>
          <w:rFonts w:asciiTheme="majorBidi" w:hAnsiTheme="majorBidi" w:cstheme="majorBidi"/>
          <w:sz w:val="24"/>
          <w:szCs w:val="24"/>
        </w:rPr>
        <w:t>.</w:t>
      </w:r>
    </w:p>
    <w:p w14:paraId="3B58EEFA" w14:textId="77777777" w:rsidR="00D41F48" w:rsidRDefault="00D41F48" w:rsidP="00D41F48">
      <w:pPr>
        <w:pStyle w:val="ListParagraph"/>
        <w:numPr>
          <w:ilvl w:val="0"/>
          <w:numId w:val="95"/>
        </w:numPr>
        <w:shd w:val="clear" w:color="auto" w:fill="FFFFFF"/>
        <w:tabs>
          <w:tab w:val="left" w:pos="1795"/>
        </w:tabs>
        <w:ind w:left="1440" w:right="580"/>
        <w:rPr>
          <w:rFonts w:asciiTheme="majorBidi" w:hAnsiTheme="majorBidi" w:cstheme="majorBidi"/>
          <w:sz w:val="24"/>
          <w:szCs w:val="24"/>
        </w:rPr>
      </w:pPr>
      <w:r w:rsidRPr="008F52CA">
        <w:rPr>
          <w:rFonts w:asciiTheme="majorBidi" w:hAnsiTheme="majorBidi" w:cstheme="majorBidi"/>
          <w:sz w:val="24"/>
          <w:szCs w:val="24"/>
        </w:rPr>
        <w:t>The AI integration must</w:t>
      </w:r>
      <w:r w:rsidRPr="003A5D4E">
        <w:rPr>
          <w:rFonts w:asciiTheme="majorBidi" w:hAnsiTheme="majorBidi" w:cstheme="majorBidi"/>
          <w:sz w:val="24"/>
          <w:szCs w:val="24"/>
        </w:rPr>
        <w:t xml:space="preserve"> be algorithmically constrained to produce minimal, non-destructive incremental edits (surgical updates) rather than executing full-file rewrites, thereby preserving overall codebase stability</w:t>
      </w:r>
      <w:r>
        <w:rPr>
          <w:rFonts w:asciiTheme="majorBidi" w:hAnsiTheme="majorBidi" w:cstheme="majorBidi"/>
          <w:sz w:val="24"/>
          <w:szCs w:val="24"/>
        </w:rPr>
        <w:t>.</w:t>
      </w:r>
    </w:p>
    <w:p w14:paraId="5DD4C024" w14:textId="77777777" w:rsidR="00D41F48" w:rsidRDefault="00D41F48" w:rsidP="00D41F48">
      <w:pPr>
        <w:pStyle w:val="ListParagraph"/>
        <w:numPr>
          <w:ilvl w:val="0"/>
          <w:numId w:val="95"/>
        </w:numPr>
        <w:shd w:val="clear" w:color="auto" w:fill="FFFFFF"/>
        <w:tabs>
          <w:tab w:val="left" w:pos="1795"/>
        </w:tabs>
        <w:ind w:left="1440" w:right="580"/>
        <w:rPr>
          <w:rFonts w:asciiTheme="majorBidi" w:hAnsiTheme="majorBidi" w:cstheme="majorBidi"/>
          <w:sz w:val="24"/>
          <w:szCs w:val="24"/>
        </w:rPr>
      </w:pPr>
      <w:r w:rsidRPr="008F52CA">
        <w:rPr>
          <w:rFonts w:asciiTheme="majorBidi" w:hAnsiTheme="majorBidi" w:cstheme="majorBidi"/>
          <w:sz w:val="24"/>
          <w:szCs w:val="24"/>
        </w:rPr>
        <w:t>The system must</w:t>
      </w:r>
      <w:r w:rsidRPr="00257B96">
        <w:rPr>
          <w:rFonts w:asciiTheme="majorBidi" w:hAnsiTheme="majorBidi" w:cstheme="majorBidi"/>
          <w:sz w:val="24"/>
          <w:szCs w:val="24"/>
        </w:rPr>
        <w:t xml:space="preserve"> utilize secure local persistence (e.g., SQLite) combined with direct disk-write operations to maintain complete data sovereignty, strictly avoiding cloud-based storage of proprietary code</w:t>
      </w:r>
      <w:r>
        <w:rPr>
          <w:rFonts w:asciiTheme="majorBidi" w:hAnsiTheme="majorBidi" w:cstheme="majorBidi"/>
          <w:sz w:val="24"/>
          <w:szCs w:val="24"/>
        </w:rPr>
        <w:t>.</w:t>
      </w:r>
    </w:p>
    <w:p w14:paraId="45DBFE51" w14:textId="77777777" w:rsidR="00D41F48" w:rsidRDefault="00D41F48" w:rsidP="00D41F48">
      <w:pPr>
        <w:pStyle w:val="ListParagraph"/>
        <w:numPr>
          <w:ilvl w:val="0"/>
          <w:numId w:val="95"/>
        </w:numPr>
        <w:shd w:val="clear" w:color="auto" w:fill="FFFFFF"/>
        <w:tabs>
          <w:tab w:val="left" w:pos="1795"/>
        </w:tabs>
        <w:ind w:left="1440" w:right="580"/>
        <w:rPr>
          <w:rFonts w:asciiTheme="majorBidi" w:hAnsiTheme="majorBidi" w:cstheme="majorBidi"/>
          <w:sz w:val="24"/>
          <w:szCs w:val="24"/>
        </w:rPr>
      </w:pPr>
      <w:r w:rsidRPr="008F52CA">
        <w:rPr>
          <w:rFonts w:asciiTheme="majorBidi" w:hAnsiTheme="majorBidi" w:cstheme="majorBidi"/>
          <w:sz w:val="24"/>
          <w:szCs w:val="24"/>
        </w:rPr>
        <w:t>The system must</w:t>
      </w:r>
      <w:r w:rsidRPr="00257B96">
        <w:rPr>
          <w:rFonts w:asciiTheme="majorBidi" w:hAnsiTheme="majorBidi" w:cstheme="majorBidi"/>
          <w:sz w:val="24"/>
          <w:szCs w:val="24"/>
        </w:rPr>
        <w:t xml:space="preserve"> implement dynamic context-window optimization to filter large-scale repositories efficiently, ensuring API token consumption is minimized and operational costs remain controlled</w:t>
      </w:r>
      <w:r>
        <w:rPr>
          <w:rFonts w:asciiTheme="majorBidi" w:hAnsiTheme="majorBidi" w:cstheme="majorBidi"/>
          <w:sz w:val="24"/>
          <w:szCs w:val="24"/>
        </w:rPr>
        <w:t>.</w:t>
      </w:r>
    </w:p>
    <w:p w14:paraId="23B85014" w14:textId="77777777" w:rsidR="00D41F48" w:rsidRDefault="00D41F48" w:rsidP="00D41F48">
      <w:pPr>
        <w:pStyle w:val="ListParagraph"/>
        <w:numPr>
          <w:ilvl w:val="0"/>
          <w:numId w:val="95"/>
        </w:numPr>
        <w:shd w:val="clear" w:color="auto" w:fill="FFFFFF"/>
        <w:tabs>
          <w:tab w:val="left" w:pos="1795"/>
        </w:tabs>
        <w:ind w:left="1440" w:right="580"/>
        <w:rPr>
          <w:rFonts w:asciiTheme="majorBidi" w:hAnsiTheme="majorBidi" w:cstheme="majorBidi"/>
          <w:sz w:val="24"/>
          <w:szCs w:val="24"/>
        </w:rPr>
      </w:pPr>
      <w:r w:rsidRPr="008F52CA">
        <w:rPr>
          <w:rFonts w:asciiTheme="majorBidi" w:hAnsiTheme="majorBidi" w:cstheme="majorBidi"/>
          <w:sz w:val="24"/>
          <w:szCs w:val="24"/>
        </w:rPr>
        <w:lastRenderedPageBreak/>
        <w:t>The system must</w:t>
      </w:r>
      <w:r w:rsidRPr="00257B96">
        <w:rPr>
          <w:rFonts w:asciiTheme="majorBidi" w:hAnsiTheme="majorBidi" w:cstheme="majorBidi"/>
          <w:sz w:val="24"/>
          <w:szCs w:val="24"/>
        </w:rPr>
        <w:t xml:space="preserve"> guarantee cryptographic security of external API credentials by storing all keys exclusively on the localized backend server, strictly preventing their exposure to the client-side browser or version control environments</w:t>
      </w:r>
      <w:r>
        <w:rPr>
          <w:rFonts w:asciiTheme="majorBidi" w:hAnsiTheme="majorBidi" w:cstheme="majorBidi"/>
          <w:sz w:val="24"/>
          <w:szCs w:val="24"/>
        </w:rPr>
        <w:t>.</w:t>
      </w:r>
    </w:p>
    <w:p w14:paraId="70E4E342" w14:textId="1F525B93" w:rsidR="00D41F48" w:rsidRPr="008F52CA" w:rsidRDefault="00D41F48" w:rsidP="00D41F48">
      <w:pPr>
        <w:pStyle w:val="ListParagraph"/>
        <w:numPr>
          <w:ilvl w:val="0"/>
          <w:numId w:val="96"/>
        </w:numPr>
        <w:shd w:val="clear" w:color="auto" w:fill="FFFFFF"/>
        <w:tabs>
          <w:tab w:val="left" w:pos="1795"/>
        </w:tabs>
        <w:ind w:right="580"/>
        <w:rPr>
          <w:rFonts w:asciiTheme="majorBidi" w:hAnsiTheme="majorBidi" w:cstheme="majorBidi"/>
          <w:sz w:val="24"/>
          <w:szCs w:val="24"/>
        </w:rPr>
      </w:pPr>
      <w:r w:rsidRPr="008F52CA">
        <w:rPr>
          <w:rFonts w:asciiTheme="majorBidi" w:hAnsiTheme="majorBidi" w:cstheme="majorBidi"/>
          <w:sz w:val="24"/>
          <w:szCs w:val="24"/>
        </w:rPr>
        <w:t xml:space="preserve">The system must utilize real-time data streaming to provide instantaneous, low-latency feedback during AI inference cycles and test executions, ensuring </w:t>
      </w:r>
      <w:r w:rsidR="00C900C0" w:rsidRPr="008F52CA">
        <w:rPr>
          <w:rFonts w:asciiTheme="majorBidi" w:hAnsiTheme="majorBidi" w:cstheme="majorBidi"/>
          <w:sz w:val="24"/>
          <w:szCs w:val="24"/>
        </w:rPr>
        <w:t>highly</w:t>
      </w:r>
      <w:r w:rsidRPr="008F52CA">
        <w:rPr>
          <w:rFonts w:asciiTheme="majorBidi" w:hAnsiTheme="majorBidi" w:cstheme="majorBidi"/>
          <w:sz w:val="24"/>
          <w:szCs w:val="24"/>
        </w:rPr>
        <w:t xml:space="preserve"> responsive developer experience.</w:t>
      </w:r>
    </w:p>
    <w:p w14:paraId="46AB9231" w14:textId="0130D63B" w:rsidR="001F3C70" w:rsidRDefault="001F3C70" w:rsidP="001F3C70">
      <w:pPr>
        <w:pStyle w:val="NormalWeb"/>
        <w:numPr>
          <w:ilvl w:val="0"/>
          <w:numId w:val="105"/>
        </w:numPr>
      </w:pPr>
      <w:r w:rsidRPr="001F3C70">
        <w:rPr>
          <w:b/>
          <w:bCs/>
        </w:rPr>
        <w:t>TESTING PLAN AND EXPERIMENTS</w:t>
      </w:r>
      <w:r w:rsidRPr="008F52CA">
        <w:rPr>
          <w:rFonts w:asciiTheme="majorBidi" w:hAnsiTheme="majorBidi" w:cstheme="majorBidi"/>
        </w:rPr>
        <w:t xml:space="preserve"> </w:t>
      </w:r>
    </w:p>
    <w:p w14:paraId="2940A940" w14:textId="2A2A7093" w:rsidR="00E52DE3" w:rsidRPr="008F52CA" w:rsidRDefault="00E52DE3" w:rsidP="00E52DE3">
      <w:pPr>
        <w:pStyle w:val="NormalWeb"/>
        <w:ind w:left="360"/>
        <w:rPr>
          <w:rFonts w:asciiTheme="majorBidi" w:hAnsiTheme="majorBidi" w:cstheme="majorBidi"/>
        </w:rPr>
      </w:pPr>
      <w:r w:rsidRPr="008F52CA">
        <w:rPr>
          <w:rFonts w:asciiTheme="majorBidi" w:hAnsiTheme="majorBidi" w:cstheme="majorBidi"/>
        </w:rPr>
        <w:t>To comprehensively validate the proposed system, our testing methodology is logically divided into two distinct phases</w:t>
      </w:r>
      <w:r w:rsidRPr="00CE793F">
        <w:rPr>
          <w:rFonts w:asciiTheme="majorBidi" w:hAnsiTheme="majorBidi" w:cstheme="majorBidi"/>
        </w:rPr>
        <w:t xml:space="preserve">. </w:t>
      </w:r>
      <w:r w:rsidR="00166C13" w:rsidRPr="00384953">
        <w:rPr>
          <w:rFonts w:asciiTheme="majorBidi" w:hAnsiTheme="majorBidi" w:cstheme="majorBidi"/>
        </w:rPr>
        <w:t>Section</w:t>
      </w:r>
      <w:r w:rsidR="00166C13" w:rsidRPr="00CE793F">
        <w:rPr>
          <w:rFonts w:asciiTheme="majorBidi" w:hAnsiTheme="majorBidi" w:cstheme="majorBidi"/>
        </w:rPr>
        <w:t xml:space="preserve"> </w:t>
      </w:r>
      <w:r w:rsidR="00A018AF">
        <w:rPr>
          <w:rFonts w:asciiTheme="majorBidi" w:hAnsiTheme="majorBidi" w:cstheme="majorBidi"/>
        </w:rPr>
        <w:t>7</w:t>
      </w:r>
      <w:r w:rsidR="00453093" w:rsidRPr="00384953">
        <w:rPr>
          <w:rFonts w:asciiTheme="majorBidi" w:hAnsiTheme="majorBidi" w:cstheme="majorBidi"/>
        </w:rPr>
        <w:t>.1</w:t>
      </w:r>
      <w:r w:rsidR="00453093" w:rsidRPr="00CE793F">
        <w:rPr>
          <w:rFonts w:asciiTheme="majorBidi" w:hAnsiTheme="majorBidi" w:cstheme="majorBidi"/>
        </w:rPr>
        <w:t xml:space="preserve"> </w:t>
      </w:r>
      <w:r w:rsidRPr="00CE793F">
        <w:rPr>
          <w:rFonts w:asciiTheme="majorBidi" w:hAnsiTheme="majorBidi" w:cstheme="majorBidi"/>
        </w:rPr>
        <w:t xml:space="preserve">focuses on </w:t>
      </w:r>
      <w:r w:rsidR="00052317" w:rsidRPr="00384953">
        <w:rPr>
          <w:rFonts w:asciiTheme="majorBidi" w:hAnsiTheme="majorBidi" w:cstheme="majorBidi"/>
        </w:rPr>
        <w:t>System and</w:t>
      </w:r>
      <w:r w:rsidR="002333EC" w:rsidRPr="00384953">
        <w:rPr>
          <w:rFonts w:asciiTheme="majorBidi" w:hAnsiTheme="majorBidi" w:cstheme="majorBidi"/>
        </w:rPr>
        <w:t xml:space="preserve"> End-to-End</w:t>
      </w:r>
      <w:r w:rsidR="00052317" w:rsidRPr="00384953">
        <w:rPr>
          <w:rFonts w:asciiTheme="majorBidi" w:hAnsiTheme="majorBidi" w:cstheme="majorBidi"/>
        </w:rPr>
        <w:t xml:space="preserve"> Testing</w:t>
      </w:r>
      <w:r w:rsidR="00052317" w:rsidRPr="00CE793F" w:rsidDel="00052317">
        <w:rPr>
          <w:rFonts w:asciiTheme="majorBidi" w:hAnsiTheme="majorBidi" w:cstheme="majorBidi"/>
        </w:rPr>
        <w:t xml:space="preserve"> </w:t>
      </w:r>
      <w:r w:rsidRPr="00CE793F">
        <w:rPr>
          <w:rFonts w:asciiTheme="majorBidi" w:hAnsiTheme="majorBidi" w:cstheme="majorBidi"/>
        </w:rPr>
        <w:t xml:space="preserve">to </w:t>
      </w:r>
      <w:r w:rsidR="000922E5">
        <w:rPr>
          <w:rFonts w:asciiTheme="majorBidi" w:hAnsiTheme="majorBidi" w:cstheme="majorBidi"/>
        </w:rPr>
        <w:t>check</w:t>
      </w:r>
      <w:r w:rsidR="000922E5" w:rsidRPr="00CE793F">
        <w:rPr>
          <w:rFonts w:asciiTheme="majorBidi" w:hAnsiTheme="majorBidi" w:cstheme="majorBidi"/>
        </w:rPr>
        <w:t xml:space="preserve"> </w:t>
      </w:r>
      <w:r w:rsidRPr="00CE793F">
        <w:rPr>
          <w:rFonts w:asciiTheme="majorBidi" w:hAnsiTheme="majorBidi" w:cstheme="majorBidi"/>
        </w:rPr>
        <w:t xml:space="preserve">that the developed TDD </w:t>
      </w:r>
      <w:r w:rsidR="00A34097">
        <w:rPr>
          <w:rFonts w:asciiTheme="majorBidi" w:hAnsiTheme="majorBidi" w:cstheme="majorBidi"/>
        </w:rPr>
        <w:t>tool</w:t>
      </w:r>
      <w:r w:rsidR="00A34097" w:rsidRPr="00CE793F">
        <w:rPr>
          <w:rFonts w:asciiTheme="majorBidi" w:hAnsiTheme="majorBidi" w:cstheme="majorBidi"/>
        </w:rPr>
        <w:t xml:space="preserve"> </w:t>
      </w:r>
      <w:r w:rsidRPr="00CE793F">
        <w:rPr>
          <w:rFonts w:asciiTheme="majorBidi" w:hAnsiTheme="majorBidi" w:cstheme="majorBidi"/>
        </w:rPr>
        <w:t>functions correctly as a local development tool.</w:t>
      </w:r>
      <w:r w:rsidRPr="008F52CA">
        <w:rPr>
          <w:rFonts w:asciiTheme="majorBidi" w:hAnsiTheme="majorBidi" w:cstheme="majorBidi"/>
        </w:rPr>
        <w:t xml:space="preserve"> </w:t>
      </w:r>
      <w:r w:rsidR="00166C13">
        <w:rPr>
          <w:rFonts w:asciiTheme="majorBidi" w:hAnsiTheme="majorBidi" w:cstheme="majorBidi"/>
        </w:rPr>
        <w:t>Section</w:t>
      </w:r>
      <w:r w:rsidR="00166C13" w:rsidRPr="008F52CA">
        <w:rPr>
          <w:rFonts w:asciiTheme="majorBidi" w:hAnsiTheme="majorBidi" w:cstheme="majorBidi"/>
        </w:rPr>
        <w:t xml:space="preserve"> </w:t>
      </w:r>
      <w:r w:rsidR="00A018AF">
        <w:rPr>
          <w:rFonts w:asciiTheme="majorBidi" w:hAnsiTheme="majorBidi" w:cstheme="majorBidi"/>
        </w:rPr>
        <w:t>7</w:t>
      </w:r>
      <w:r w:rsidR="00453093">
        <w:rPr>
          <w:rFonts w:asciiTheme="majorBidi" w:hAnsiTheme="majorBidi" w:cstheme="majorBidi"/>
        </w:rPr>
        <w:t>.2</w:t>
      </w:r>
      <w:r w:rsidR="00453093" w:rsidRPr="008F52CA">
        <w:rPr>
          <w:rFonts w:asciiTheme="majorBidi" w:hAnsiTheme="majorBidi" w:cstheme="majorBidi"/>
        </w:rPr>
        <w:t xml:space="preserve"> </w:t>
      </w:r>
      <w:r w:rsidRPr="008F52CA">
        <w:rPr>
          <w:rFonts w:asciiTheme="majorBidi" w:hAnsiTheme="majorBidi" w:cstheme="majorBidi"/>
        </w:rPr>
        <w:t>outlines the Future Case Studies planned for Phase B of the project, which are designed to prove the effectiveness of the AI-driven TDD methodology on complex software systems.</w:t>
      </w:r>
    </w:p>
    <w:p w14:paraId="2D915088" w14:textId="77777777" w:rsidR="00C65561" w:rsidRPr="00C65561" w:rsidRDefault="00C65561" w:rsidP="00C65561">
      <w:pPr>
        <w:pStyle w:val="ListParagraph"/>
        <w:numPr>
          <w:ilvl w:val="0"/>
          <w:numId w:val="97"/>
        </w:numPr>
        <w:spacing w:before="100" w:beforeAutospacing="1" w:after="100" w:afterAutospacing="1" w:line="240" w:lineRule="auto"/>
        <w:ind w:right="0"/>
        <w:contextualSpacing w:val="0"/>
        <w:rPr>
          <w:rFonts w:asciiTheme="majorBidi" w:hAnsiTheme="majorBidi" w:cstheme="majorBidi"/>
          <w:b/>
          <w:bCs/>
          <w:vanish/>
          <w:color w:val="auto"/>
          <w:sz w:val="24"/>
          <w:szCs w:val="24"/>
          <w:lang w:bidi="ar-SA"/>
        </w:rPr>
      </w:pPr>
    </w:p>
    <w:p w14:paraId="227A53ED" w14:textId="77777777" w:rsidR="00C65561" w:rsidRPr="00C65561" w:rsidRDefault="00C65561" w:rsidP="00C65561">
      <w:pPr>
        <w:pStyle w:val="ListParagraph"/>
        <w:numPr>
          <w:ilvl w:val="0"/>
          <w:numId w:val="97"/>
        </w:numPr>
        <w:spacing w:before="100" w:beforeAutospacing="1" w:after="100" w:afterAutospacing="1" w:line="240" w:lineRule="auto"/>
        <w:ind w:right="0"/>
        <w:contextualSpacing w:val="0"/>
        <w:rPr>
          <w:rFonts w:asciiTheme="majorBidi" w:hAnsiTheme="majorBidi" w:cstheme="majorBidi"/>
          <w:b/>
          <w:bCs/>
          <w:vanish/>
          <w:color w:val="auto"/>
          <w:sz w:val="24"/>
          <w:szCs w:val="24"/>
          <w:lang w:bidi="ar-SA"/>
        </w:rPr>
      </w:pPr>
    </w:p>
    <w:p w14:paraId="73876F09" w14:textId="77777777" w:rsidR="00C65561" w:rsidRPr="00C65561" w:rsidRDefault="00C65561" w:rsidP="00C65561">
      <w:pPr>
        <w:pStyle w:val="ListParagraph"/>
        <w:numPr>
          <w:ilvl w:val="0"/>
          <w:numId w:val="97"/>
        </w:numPr>
        <w:spacing w:before="100" w:beforeAutospacing="1" w:after="100" w:afterAutospacing="1" w:line="240" w:lineRule="auto"/>
        <w:ind w:right="0"/>
        <w:contextualSpacing w:val="0"/>
        <w:rPr>
          <w:rFonts w:asciiTheme="majorBidi" w:hAnsiTheme="majorBidi" w:cstheme="majorBidi"/>
          <w:b/>
          <w:bCs/>
          <w:vanish/>
          <w:color w:val="auto"/>
          <w:sz w:val="24"/>
          <w:szCs w:val="24"/>
          <w:lang w:bidi="ar-SA"/>
        </w:rPr>
      </w:pPr>
    </w:p>
    <w:p w14:paraId="11EBC5B1" w14:textId="77777777" w:rsidR="00C65561" w:rsidRPr="00C65561" w:rsidRDefault="00C65561" w:rsidP="00C65561">
      <w:pPr>
        <w:pStyle w:val="ListParagraph"/>
        <w:numPr>
          <w:ilvl w:val="0"/>
          <w:numId w:val="97"/>
        </w:numPr>
        <w:spacing w:before="100" w:beforeAutospacing="1" w:after="100" w:afterAutospacing="1" w:line="240" w:lineRule="auto"/>
        <w:ind w:right="0"/>
        <w:contextualSpacing w:val="0"/>
        <w:rPr>
          <w:rFonts w:asciiTheme="majorBidi" w:hAnsiTheme="majorBidi" w:cstheme="majorBidi"/>
          <w:b/>
          <w:bCs/>
          <w:vanish/>
          <w:color w:val="auto"/>
          <w:sz w:val="24"/>
          <w:szCs w:val="24"/>
          <w:lang w:bidi="ar-SA"/>
        </w:rPr>
      </w:pPr>
    </w:p>
    <w:p w14:paraId="30A9B44C" w14:textId="2DE2E16B" w:rsidR="00E52DE3" w:rsidRPr="00D03378" w:rsidRDefault="00E52DE3" w:rsidP="00C65561">
      <w:pPr>
        <w:pStyle w:val="NormalWeb"/>
        <w:numPr>
          <w:ilvl w:val="1"/>
          <w:numId w:val="97"/>
        </w:numPr>
        <w:rPr>
          <w:rFonts w:asciiTheme="majorBidi" w:hAnsiTheme="majorBidi" w:cstheme="majorBidi"/>
          <w:b/>
          <w:bCs/>
        </w:rPr>
      </w:pPr>
      <w:r w:rsidRPr="002333EC">
        <w:rPr>
          <w:rFonts w:asciiTheme="majorBidi" w:hAnsiTheme="majorBidi" w:cstheme="majorBidi"/>
          <w:b/>
          <w:bCs/>
        </w:rPr>
        <w:t xml:space="preserve">System and </w:t>
      </w:r>
      <w:r w:rsidR="002333EC" w:rsidRPr="002333EC">
        <w:rPr>
          <w:rFonts w:asciiTheme="majorBidi" w:hAnsiTheme="majorBidi" w:cstheme="majorBidi"/>
          <w:b/>
          <w:bCs/>
        </w:rPr>
        <w:t xml:space="preserve">End-to-End </w:t>
      </w:r>
      <w:r w:rsidRPr="00D03378">
        <w:rPr>
          <w:rFonts w:asciiTheme="majorBidi" w:hAnsiTheme="majorBidi" w:cstheme="majorBidi"/>
          <w:b/>
          <w:bCs/>
        </w:rPr>
        <w:t>Testing</w:t>
      </w:r>
    </w:p>
    <w:p w14:paraId="79769C5A" w14:textId="77777777" w:rsidR="00E52DE3" w:rsidRPr="008F52CA" w:rsidRDefault="00E52DE3" w:rsidP="00443681">
      <w:pPr>
        <w:pStyle w:val="NormalWeb"/>
        <w:ind w:left="720"/>
        <w:rPr>
          <w:rFonts w:asciiTheme="majorBidi" w:hAnsiTheme="majorBidi" w:cstheme="majorBidi"/>
        </w:rPr>
      </w:pPr>
      <w:r w:rsidRPr="00D03378">
        <w:rPr>
          <w:rFonts w:asciiTheme="majorBidi" w:hAnsiTheme="majorBidi" w:cstheme="majorBidi"/>
        </w:rPr>
        <w:t>These tests verify the core functional integrity, environment setup, and operational logic of our developed software before it is utilized to evaluate AI performance.</w:t>
      </w:r>
    </w:p>
    <w:p w14:paraId="5659133E" w14:textId="653B3DAA" w:rsidR="00E52DE3" w:rsidRPr="008F52CA" w:rsidRDefault="002937D1" w:rsidP="00E52DE3">
      <w:pPr>
        <w:pStyle w:val="NormalWeb"/>
        <w:ind w:left="360"/>
        <w:rPr>
          <w:rFonts w:asciiTheme="majorBidi" w:hAnsiTheme="majorBidi" w:cstheme="majorBidi"/>
        </w:rPr>
      </w:pPr>
      <w:r>
        <w:rPr>
          <w:rFonts w:asciiTheme="majorBidi" w:hAnsiTheme="majorBidi" w:cstheme="majorBidi"/>
        </w:rPr>
        <w:t>7</w:t>
      </w:r>
      <w:r w:rsidR="00E52DE3" w:rsidRPr="008F52CA">
        <w:rPr>
          <w:rFonts w:asciiTheme="majorBidi" w:hAnsiTheme="majorBidi" w:cstheme="majorBidi"/>
        </w:rPr>
        <w:t xml:space="preserve">.1.1. </w:t>
      </w:r>
      <w:r w:rsidR="00E52DE3" w:rsidRPr="008F52CA">
        <w:rPr>
          <w:rFonts w:asciiTheme="majorBidi" w:hAnsiTheme="majorBidi" w:cstheme="majorBidi"/>
          <w:b/>
          <w:bCs/>
        </w:rPr>
        <w:t>Context Aggregation and Parsing Accuracy</w:t>
      </w:r>
    </w:p>
    <w:p w14:paraId="324416C1" w14:textId="1F51C42D" w:rsidR="00E52DE3" w:rsidRPr="008F52CA" w:rsidRDefault="00E52DE3" w:rsidP="00E52DE3">
      <w:pPr>
        <w:pStyle w:val="NormalWeb"/>
        <w:numPr>
          <w:ilvl w:val="0"/>
          <w:numId w:val="98"/>
        </w:numPr>
        <w:rPr>
          <w:rFonts w:asciiTheme="majorBidi" w:hAnsiTheme="majorBidi" w:cstheme="majorBidi"/>
        </w:rPr>
      </w:pPr>
      <w:r w:rsidRPr="008F52CA">
        <w:rPr>
          <w:rFonts w:asciiTheme="majorBidi" w:hAnsiTheme="majorBidi" w:cstheme="majorBidi"/>
          <w:b/>
          <w:bCs/>
        </w:rPr>
        <w:t>Objective:</w:t>
      </w:r>
      <w:r w:rsidRPr="008F52CA">
        <w:rPr>
          <w:rFonts w:asciiTheme="majorBidi" w:hAnsiTheme="majorBidi" w:cstheme="majorBidi"/>
        </w:rPr>
        <w:t xml:space="preserve"> Verify that the system accurately </w:t>
      </w:r>
      <w:r w:rsidR="00631C26">
        <w:rPr>
          <w:rFonts w:asciiTheme="majorBidi" w:hAnsiTheme="majorBidi" w:cstheme="majorBidi"/>
        </w:rPr>
        <w:t>translate</w:t>
      </w:r>
      <w:r w:rsidR="008919A7">
        <w:rPr>
          <w:rFonts w:asciiTheme="majorBidi" w:hAnsiTheme="majorBidi" w:cstheme="majorBidi"/>
        </w:rPr>
        <w:t>s</w:t>
      </w:r>
      <w:r w:rsidR="00631C26" w:rsidRPr="008F52CA">
        <w:rPr>
          <w:rFonts w:asciiTheme="majorBidi" w:hAnsiTheme="majorBidi" w:cstheme="majorBidi"/>
        </w:rPr>
        <w:t xml:space="preserve"> </w:t>
      </w:r>
      <w:r w:rsidRPr="008F52CA">
        <w:rPr>
          <w:rFonts w:asciiTheme="majorBidi" w:hAnsiTheme="majorBidi" w:cstheme="majorBidi"/>
        </w:rPr>
        <w:t xml:space="preserve">the </w:t>
      </w:r>
      <w:r w:rsidRPr="00631C26">
        <w:rPr>
          <w:rFonts w:asciiTheme="majorBidi" w:hAnsiTheme="majorBidi" w:cstheme="majorBidi"/>
        </w:rPr>
        <w:t>Specification</w:t>
      </w:r>
      <w:r w:rsidRPr="008F52CA">
        <w:rPr>
          <w:rFonts w:asciiTheme="majorBidi" w:hAnsiTheme="majorBidi" w:cstheme="majorBidi"/>
        </w:rPr>
        <w:t>, the current source code, and the unit tests into a single, uncorrupted prompt, and correctly extracts the returned Java code.</w:t>
      </w:r>
    </w:p>
    <w:p w14:paraId="7929ACCC" w14:textId="34CB60F4" w:rsidR="00E52DE3" w:rsidRPr="008F52CA" w:rsidRDefault="00E52DE3" w:rsidP="00611808">
      <w:pPr>
        <w:pStyle w:val="NormalWeb"/>
        <w:numPr>
          <w:ilvl w:val="0"/>
          <w:numId w:val="98"/>
        </w:numPr>
        <w:rPr>
          <w:rFonts w:asciiTheme="majorBidi" w:hAnsiTheme="majorBidi" w:cstheme="majorBidi"/>
        </w:rPr>
      </w:pPr>
      <w:r w:rsidRPr="008F52CA">
        <w:rPr>
          <w:rFonts w:asciiTheme="majorBidi" w:hAnsiTheme="majorBidi" w:cstheme="majorBidi"/>
          <w:b/>
          <w:bCs/>
        </w:rPr>
        <w:t>Procedure:</w:t>
      </w:r>
      <w:r w:rsidRPr="008F52CA">
        <w:rPr>
          <w:rFonts w:asciiTheme="majorBidi" w:hAnsiTheme="majorBidi" w:cstheme="majorBidi"/>
        </w:rPr>
        <w:t xml:space="preserve"> Input a known specification and source file, </w:t>
      </w:r>
      <w:r w:rsidR="00611808" w:rsidRPr="00611808">
        <w:rPr>
          <w:rFonts w:asciiTheme="majorBidi" w:hAnsiTheme="majorBidi" w:cstheme="majorBidi"/>
        </w:rPr>
        <w:t>initiate</w:t>
      </w:r>
      <w:r w:rsidR="00611808">
        <w:rPr>
          <w:rFonts w:asciiTheme="majorBidi" w:hAnsiTheme="majorBidi" w:cstheme="majorBidi"/>
        </w:rPr>
        <w:t xml:space="preserve"> </w:t>
      </w:r>
      <w:r w:rsidRPr="008F52CA">
        <w:rPr>
          <w:rFonts w:asciiTheme="majorBidi" w:hAnsiTheme="majorBidi" w:cstheme="majorBidi"/>
        </w:rPr>
        <w:t xml:space="preserve">the context builder, and </w:t>
      </w:r>
      <w:r w:rsidR="000A3CA2" w:rsidRPr="000A3CA2">
        <w:rPr>
          <w:rFonts w:asciiTheme="majorBidi" w:hAnsiTheme="majorBidi" w:cstheme="majorBidi"/>
        </w:rPr>
        <w:t>validate the payload transmitted</w:t>
      </w:r>
      <w:r w:rsidR="000A3CA2">
        <w:rPr>
          <w:rFonts w:asciiTheme="majorBidi" w:hAnsiTheme="majorBidi" w:cstheme="majorBidi"/>
        </w:rPr>
        <w:t xml:space="preserve"> </w:t>
      </w:r>
      <w:r w:rsidRPr="008F52CA">
        <w:rPr>
          <w:rFonts w:asciiTheme="majorBidi" w:hAnsiTheme="majorBidi" w:cstheme="majorBidi"/>
        </w:rPr>
        <w:t xml:space="preserve">the API. Upon receiving the LLM response, verify that the parser extracts only the </w:t>
      </w:r>
      <w:r w:rsidR="00FC3110" w:rsidRPr="00D90E7E">
        <w:rPr>
          <w:rFonts w:asciiTheme="majorBidi" w:hAnsiTheme="majorBidi" w:cstheme="majorBidi"/>
        </w:rPr>
        <w:t>precise</w:t>
      </w:r>
      <w:r w:rsidRPr="008F52CA">
        <w:rPr>
          <w:rFonts w:asciiTheme="majorBidi" w:hAnsiTheme="majorBidi" w:cstheme="majorBidi"/>
        </w:rPr>
        <w:t xml:space="preserve"> Java block.</w:t>
      </w:r>
    </w:p>
    <w:p w14:paraId="4ED70146" w14:textId="77777777" w:rsidR="00E52DE3" w:rsidRDefault="00E52DE3" w:rsidP="00E52DE3">
      <w:pPr>
        <w:pStyle w:val="NormalWeb"/>
        <w:numPr>
          <w:ilvl w:val="0"/>
          <w:numId w:val="98"/>
        </w:numPr>
        <w:rPr>
          <w:rFonts w:asciiTheme="majorBidi" w:hAnsiTheme="majorBidi" w:cstheme="majorBidi"/>
        </w:rPr>
      </w:pPr>
      <w:r w:rsidRPr="008F52CA">
        <w:rPr>
          <w:rFonts w:asciiTheme="majorBidi" w:hAnsiTheme="majorBidi" w:cstheme="majorBidi"/>
          <w:b/>
          <w:bCs/>
        </w:rPr>
        <w:t>Success Criteria:</w:t>
      </w:r>
      <w:r w:rsidRPr="008F52CA">
        <w:rPr>
          <w:rFonts w:asciiTheme="majorBidi" w:hAnsiTheme="majorBidi" w:cstheme="majorBidi"/>
        </w:rPr>
        <w:t xml:space="preserve"> The payload must contain all files formatted perfectly without truncation. The parser must successfully strip all natural language artifacts from the LLM response.</w:t>
      </w:r>
    </w:p>
    <w:p w14:paraId="0B368F47" w14:textId="77777777" w:rsidR="00655955" w:rsidRPr="00655955" w:rsidRDefault="00655955" w:rsidP="00655955">
      <w:pPr>
        <w:pStyle w:val="NormalWeb"/>
        <w:rPr>
          <w:rFonts w:asciiTheme="majorBidi" w:hAnsiTheme="majorBidi" w:cstheme="majorBidi"/>
        </w:rPr>
      </w:pPr>
      <w:r>
        <w:rPr>
          <w:rFonts w:asciiTheme="majorBidi" w:hAnsiTheme="majorBidi" w:cstheme="majorBidi"/>
          <w:b/>
          <w:bCs/>
        </w:rPr>
        <w:t xml:space="preserve">      </w:t>
      </w:r>
      <w:r w:rsidRPr="00500740">
        <w:rPr>
          <w:rFonts w:asciiTheme="majorBidi" w:hAnsiTheme="majorBidi" w:cstheme="majorBidi"/>
        </w:rPr>
        <w:t>7.</w:t>
      </w:r>
      <w:r w:rsidRPr="00655955">
        <w:rPr>
          <w:rFonts w:asciiTheme="majorBidi" w:hAnsiTheme="majorBidi" w:cstheme="majorBidi"/>
        </w:rPr>
        <w:t xml:space="preserve">1.2. </w:t>
      </w:r>
      <w:r w:rsidRPr="00655955">
        <w:rPr>
          <w:rFonts w:asciiTheme="majorBidi" w:hAnsiTheme="majorBidi" w:cstheme="majorBidi"/>
          <w:b/>
          <w:bCs/>
        </w:rPr>
        <w:t>Execution Environment and Automated Feedback Loop</w:t>
      </w:r>
    </w:p>
    <w:p w14:paraId="47234027" w14:textId="77777777" w:rsidR="00655955" w:rsidRPr="00655955" w:rsidRDefault="00655955" w:rsidP="00655955">
      <w:pPr>
        <w:pStyle w:val="NormalWeb"/>
        <w:numPr>
          <w:ilvl w:val="0"/>
          <w:numId w:val="107"/>
        </w:numPr>
        <w:rPr>
          <w:rFonts w:asciiTheme="majorBidi" w:hAnsiTheme="majorBidi" w:cstheme="majorBidi"/>
        </w:rPr>
      </w:pPr>
      <w:r w:rsidRPr="00655955">
        <w:rPr>
          <w:rFonts w:asciiTheme="majorBidi" w:hAnsiTheme="majorBidi" w:cstheme="majorBidi"/>
          <w:b/>
          <w:bCs/>
        </w:rPr>
        <w:t>Objective:</w:t>
      </w:r>
      <w:r w:rsidRPr="00655955">
        <w:rPr>
          <w:rFonts w:asciiTheme="majorBidi" w:hAnsiTheme="majorBidi" w:cstheme="majorBidi"/>
        </w:rPr>
        <w:t xml:space="preserve"> Verify that the system successfully compiles the codebase, executes the unit test suite, and correctly captures the execution results to drive the continuous Test-Driven Development (TDD) loop.</w:t>
      </w:r>
    </w:p>
    <w:p w14:paraId="2E60FC33" w14:textId="77777777" w:rsidR="00655955" w:rsidRPr="00655955" w:rsidRDefault="00655955" w:rsidP="00655955">
      <w:pPr>
        <w:pStyle w:val="NormalWeb"/>
        <w:numPr>
          <w:ilvl w:val="0"/>
          <w:numId w:val="107"/>
        </w:numPr>
        <w:rPr>
          <w:rFonts w:asciiTheme="majorBidi" w:hAnsiTheme="majorBidi" w:cstheme="majorBidi"/>
        </w:rPr>
      </w:pPr>
      <w:r w:rsidRPr="00655955">
        <w:rPr>
          <w:rFonts w:asciiTheme="majorBidi" w:hAnsiTheme="majorBidi" w:cstheme="majorBidi"/>
          <w:b/>
          <w:bCs/>
        </w:rPr>
        <w:t>Procedure:</w:t>
      </w:r>
      <w:r w:rsidRPr="00655955">
        <w:rPr>
          <w:rFonts w:asciiTheme="majorBidi" w:hAnsiTheme="majorBidi" w:cstheme="majorBidi"/>
        </w:rPr>
        <w:t xml:space="preserve"> Import a baseline Java project containing an established unit test suite and a corresponding empty target implementation (representing the initial "Red" phase of TDD). Initiate the automated test runner through the system's execution module to compile the source code and run the tests.</w:t>
      </w:r>
    </w:p>
    <w:p w14:paraId="3D53D704" w14:textId="575D8A39" w:rsidR="00655955" w:rsidRDefault="00655955" w:rsidP="0022069A">
      <w:pPr>
        <w:pStyle w:val="NormalWeb"/>
        <w:numPr>
          <w:ilvl w:val="0"/>
          <w:numId w:val="107"/>
        </w:numPr>
        <w:rPr>
          <w:rFonts w:asciiTheme="majorBidi" w:hAnsiTheme="majorBidi" w:cstheme="majorBidi"/>
        </w:rPr>
      </w:pPr>
      <w:r w:rsidRPr="00655955">
        <w:rPr>
          <w:rFonts w:asciiTheme="majorBidi" w:hAnsiTheme="majorBidi" w:cstheme="majorBidi"/>
          <w:b/>
          <w:bCs/>
        </w:rPr>
        <w:t>Success Criteria:</w:t>
      </w:r>
      <w:r w:rsidRPr="00655955">
        <w:rPr>
          <w:rFonts w:asciiTheme="majorBidi" w:hAnsiTheme="majorBidi" w:cstheme="majorBidi"/>
        </w:rPr>
        <w:t xml:space="preserve"> The system must successfully execute the unit tests and accurately output the results. Furthermore, upon encountering </w:t>
      </w:r>
      <w:r w:rsidR="00677FC1" w:rsidRPr="00655955">
        <w:rPr>
          <w:rFonts w:asciiTheme="majorBidi" w:hAnsiTheme="majorBidi" w:cstheme="majorBidi"/>
        </w:rPr>
        <w:t>natural</w:t>
      </w:r>
      <w:r w:rsidRPr="00655955">
        <w:rPr>
          <w:rFonts w:asciiTheme="majorBidi" w:hAnsiTheme="majorBidi" w:cstheme="majorBidi"/>
        </w:rPr>
        <w:t xml:space="preserve"> test failures, the system must automatically capture the standard compiler error or execution trace and append it to the context memory, proving the automated routing functions correctly without manual developer intervention.</w:t>
      </w:r>
    </w:p>
    <w:p w14:paraId="085EEDC2" w14:textId="77777777" w:rsidR="007A2190" w:rsidRDefault="007A2190" w:rsidP="007A2190">
      <w:pPr>
        <w:pStyle w:val="NormalWeb"/>
        <w:rPr>
          <w:rFonts w:asciiTheme="majorBidi" w:hAnsiTheme="majorBidi" w:cstheme="majorBidi"/>
        </w:rPr>
      </w:pPr>
    </w:p>
    <w:p w14:paraId="770D1111" w14:textId="77777777" w:rsidR="007A2190" w:rsidRPr="00237669" w:rsidRDefault="007A2190" w:rsidP="007A2190">
      <w:pPr>
        <w:pStyle w:val="NormalWeb"/>
        <w:rPr>
          <w:rFonts w:asciiTheme="majorBidi" w:hAnsiTheme="majorBidi" w:cstheme="majorBidi"/>
        </w:rPr>
      </w:pPr>
    </w:p>
    <w:p w14:paraId="43540D05" w14:textId="6D2C4C3D" w:rsidR="00E52DE3" w:rsidRPr="00057393" w:rsidRDefault="002937D1" w:rsidP="00E52DE3">
      <w:pPr>
        <w:pStyle w:val="NormalWeb"/>
        <w:ind w:left="360"/>
        <w:rPr>
          <w:rFonts w:asciiTheme="majorBidi" w:hAnsiTheme="majorBidi" w:cstheme="majorBidi"/>
        </w:rPr>
      </w:pPr>
      <w:r>
        <w:rPr>
          <w:rFonts w:asciiTheme="majorBidi" w:hAnsiTheme="majorBidi" w:cstheme="majorBidi"/>
        </w:rPr>
        <w:lastRenderedPageBreak/>
        <w:t>7</w:t>
      </w:r>
      <w:r w:rsidR="00E52DE3" w:rsidRPr="008F52CA">
        <w:rPr>
          <w:rFonts w:asciiTheme="majorBidi" w:hAnsiTheme="majorBidi" w:cstheme="majorBidi"/>
        </w:rPr>
        <w:t>.1.</w:t>
      </w:r>
      <w:r w:rsidR="00655955">
        <w:rPr>
          <w:rFonts w:asciiTheme="majorBidi" w:hAnsiTheme="majorBidi" w:cstheme="majorBidi"/>
        </w:rPr>
        <w:t>3</w:t>
      </w:r>
      <w:r w:rsidR="00E52DE3" w:rsidRPr="008F52CA">
        <w:rPr>
          <w:rFonts w:asciiTheme="majorBidi" w:hAnsiTheme="majorBidi" w:cstheme="majorBidi"/>
        </w:rPr>
        <w:t>.</w:t>
      </w:r>
      <w:r w:rsidR="00E52DE3" w:rsidRPr="00057393">
        <w:rPr>
          <w:rFonts w:asciiTheme="majorBidi" w:hAnsiTheme="majorBidi" w:cstheme="majorBidi"/>
          <w:b/>
          <w:bCs/>
        </w:rPr>
        <w:t xml:space="preserve"> API Rate Limit and Network Timeout Resilience</w:t>
      </w:r>
    </w:p>
    <w:p w14:paraId="0A843E6E" w14:textId="4ACE07E4" w:rsidR="00E52DE3" w:rsidRPr="00057393" w:rsidRDefault="00E52DE3" w:rsidP="00E52DE3">
      <w:pPr>
        <w:pStyle w:val="NormalWeb"/>
        <w:numPr>
          <w:ilvl w:val="0"/>
          <w:numId w:val="101"/>
        </w:numPr>
        <w:rPr>
          <w:rFonts w:asciiTheme="majorBidi" w:hAnsiTheme="majorBidi" w:cstheme="majorBidi"/>
        </w:rPr>
      </w:pPr>
      <w:r w:rsidRPr="00057393">
        <w:rPr>
          <w:rFonts w:asciiTheme="majorBidi" w:hAnsiTheme="majorBidi" w:cstheme="majorBidi"/>
          <w:b/>
          <w:bCs/>
        </w:rPr>
        <w:t>Objective:</w:t>
      </w:r>
      <w:r w:rsidRPr="00057393">
        <w:rPr>
          <w:rFonts w:asciiTheme="majorBidi" w:hAnsiTheme="majorBidi" w:cstheme="majorBidi"/>
        </w:rPr>
        <w:t xml:space="preserve"> Verify that the </w:t>
      </w:r>
      <w:r w:rsidR="00A34097">
        <w:rPr>
          <w:rFonts w:asciiTheme="majorBidi" w:hAnsiTheme="majorBidi" w:cstheme="majorBidi"/>
        </w:rPr>
        <w:t>tool</w:t>
      </w:r>
      <w:r w:rsidR="00A34097" w:rsidRPr="00057393">
        <w:rPr>
          <w:rFonts w:asciiTheme="majorBidi" w:hAnsiTheme="majorBidi" w:cstheme="majorBidi"/>
        </w:rPr>
        <w:t xml:space="preserve"> </w:t>
      </w:r>
      <w:r w:rsidRPr="00057393">
        <w:rPr>
          <w:rFonts w:asciiTheme="majorBidi" w:hAnsiTheme="majorBidi" w:cstheme="majorBidi"/>
        </w:rPr>
        <w:t>handles external network disruptions, latency spikes, or API rate-limiting errors (HTTP 429) gracefully without losing the current TDD session state.</w:t>
      </w:r>
    </w:p>
    <w:p w14:paraId="0E5BABA0" w14:textId="77777777" w:rsidR="00E52DE3" w:rsidRPr="00057393" w:rsidRDefault="00E52DE3" w:rsidP="00E52DE3">
      <w:pPr>
        <w:pStyle w:val="NormalWeb"/>
        <w:numPr>
          <w:ilvl w:val="0"/>
          <w:numId w:val="101"/>
        </w:numPr>
        <w:rPr>
          <w:rFonts w:asciiTheme="majorBidi" w:hAnsiTheme="majorBidi" w:cstheme="majorBidi"/>
        </w:rPr>
      </w:pPr>
      <w:r w:rsidRPr="00057393">
        <w:rPr>
          <w:rFonts w:asciiTheme="majorBidi" w:hAnsiTheme="majorBidi" w:cstheme="majorBidi"/>
          <w:b/>
          <w:bCs/>
        </w:rPr>
        <w:t>Procedure:</w:t>
      </w:r>
      <w:r w:rsidRPr="00057393">
        <w:rPr>
          <w:rFonts w:asciiTheme="majorBidi" w:hAnsiTheme="majorBidi" w:cstheme="majorBidi"/>
        </w:rPr>
        <w:t xml:space="preserve"> Simulate an active network disconnection or artificially inject an HTTP 429 rate-limit response from the external LLM provider midway through a TDD iteration.</w:t>
      </w:r>
    </w:p>
    <w:p w14:paraId="5EFA3C60" w14:textId="1998EB36" w:rsidR="00E52DE3" w:rsidRPr="005F4F19" w:rsidRDefault="00E52DE3" w:rsidP="00532769">
      <w:pPr>
        <w:pStyle w:val="NormalWeb"/>
        <w:numPr>
          <w:ilvl w:val="0"/>
          <w:numId w:val="101"/>
        </w:numPr>
        <w:rPr>
          <w:rFonts w:asciiTheme="majorBidi" w:hAnsiTheme="majorBidi" w:cstheme="majorBidi"/>
        </w:rPr>
      </w:pPr>
      <w:r w:rsidRPr="00057393">
        <w:rPr>
          <w:rFonts w:asciiTheme="majorBidi" w:hAnsiTheme="majorBidi" w:cstheme="majorBidi"/>
          <w:b/>
          <w:bCs/>
        </w:rPr>
        <w:t>Success Criteria:</w:t>
      </w:r>
      <w:r w:rsidRPr="00057393">
        <w:rPr>
          <w:rFonts w:asciiTheme="majorBidi" w:hAnsiTheme="majorBidi" w:cstheme="majorBidi"/>
        </w:rPr>
        <w:t xml:space="preserve"> The system must safely pause the execution loop, retain all local file changes and context files (Changes.md), display a clear error message to the user, and offer a "Retry" mechanism once connectivity is restored.</w:t>
      </w:r>
    </w:p>
    <w:p w14:paraId="40EB099D" w14:textId="1569EA29" w:rsidR="00E52DE3" w:rsidRPr="00057393" w:rsidRDefault="002937D1" w:rsidP="00E52DE3">
      <w:pPr>
        <w:pStyle w:val="NormalWeb"/>
        <w:ind w:left="360"/>
        <w:rPr>
          <w:rFonts w:asciiTheme="majorBidi" w:hAnsiTheme="majorBidi" w:cstheme="majorBidi"/>
        </w:rPr>
      </w:pPr>
      <w:r>
        <w:rPr>
          <w:rFonts w:asciiTheme="majorBidi" w:hAnsiTheme="majorBidi" w:cstheme="majorBidi"/>
        </w:rPr>
        <w:t>7</w:t>
      </w:r>
      <w:r w:rsidR="00E52DE3" w:rsidRPr="008F52CA">
        <w:rPr>
          <w:rFonts w:asciiTheme="majorBidi" w:hAnsiTheme="majorBidi" w:cstheme="majorBidi"/>
        </w:rPr>
        <w:t>.1.</w:t>
      </w:r>
      <w:r w:rsidR="00655955">
        <w:rPr>
          <w:rFonts w:asciiTheme="majorBidi" w:hAnsiTheme="majorBidi" w:cstheme="majorBidi"/>
        </w:rPr>
        <w:t>4</w:t>
      </w:r>
      <w:r w:rsidR="00E52DE3" w:rsidRPr="008F52CA">
        <w:rPr>
          <w:rFonts w:asciiTheme="majorBidi" w:hAnsiTheme="majorBidi" w:cstheme="majorBidi"/>
        </w:rPr>
        <w:t>.</w:t>
      </w:r>
      <w:r w:rsidR="00E52DE3" w:rsidRPr="00057393">
        <w:rPr>
          <w:rFonts w:asciiTheme="majorBidi" w:hAnsiTheme="majorBidi" w:cstheme="majorBidi"/>
          <w:b/>
          <w:bCs/>
        </w:rPr>
        <w:t xml:space="preserve"> Multi-File Context Synchronization</w:t>
      </w:r>
    </w:p>
    <w:p w14:paraId="13DCA49A" w14:textId="52BF3BD2" w:rsidR="00E52DE3" w:rsidRPr="00057393" w:rsidRDefault="00E52DE3" w:rsidP="00B67AD9">
      <w:pPr>
        <w:pStyle w:val="NormalWeb"/>
        <w:numPr>
          <w:ilvl w:val="0"/>
          <w:numId w:val="102"/>
        </w:numPr>
        <w:rPr>
          <w:rFonts w:asciiTheme="majorBidi" w:hAnsiTheme="majorBidi" w:cstheme="majorBidi"/>
        </w:rPr>
      </w:pPr>
      <w:r w:rsidRPr="00057393">
        <w:rPr>
          <w:rFonts w:asciiTheme="majorBidi" w:hAnsiTheme="majorBidi" w:cstheme="majorBidi"/>
          <w:b/>
          <w:bCs/>
        </w:rPr>
        <w:t>Objective:</w:t>
      </w:r>
      <w:r w:rsidRPr="00057393">
        <w:rPr>
          <w:rFonts w:asciiTheme="majorBidi" w:hAnsiTheme="majorBidi" w:cstheme="majorBidi"/>
        </w:rPr>
        <w:t xml:space="preserve"> </w:t>
      </w:r>
      <w:r w:rsidR="003552EC" w:rsidRPr="003552EC">
        <w:rPr>
          <w:rFonts w:asciiTheme="majorBidi" w:hAnsiTheme="majorBidi" w:cstheme="majorBidi"/>
        </w:rPr>
        <w:t xml:space="preserve">Quantitatively </w:t>
      </w:r>
      <w:r w:rsidR="003552EC">
        <w:rPr>
          <w:rFonts w:asciiTheme="majorBidi" w:hAnsiTheme="majorBidi" w:cstheme="majorBidi"/>
        </w:rPr>
        <w:t>v</w:t>
      </w:r>
      <w:r w:rsidR="008C31BC" w:rsidRPr="008C31BC">
        <w:rPr>
          <w:rFonts w:asciiTheme="majorBidi" w:hAnsiTheme="majorBidi" w:cstheme="majorBidi"/>
        </w:rPr>
        <w:t>erify that the system</w:t>
      </w:r>
      <w:r w:rsidR="00B67AD9">
        <w:rPr>
          <w:rFonts w:asciiTheme="majorBidi" w:hAnsiTheme="majorBidi" w:cstheme="majorBidi"/>
        </w:rPr>
        <w:t xml:space="preserve"> </w:t>
      </w:r>
      <w:r w:rsidR="00B67AD9" w:rsidRPr="00B67AD9">
        <w:rPr>
          <w:rFonts w:asciiTheme="majorBidi" w:hAnsiTheme="majorBidi" w:cstheme="majorBidi"/>
        </w:rPr>
        <w:t>accurately tracks modifications and</w:t>
      </w:r>
      <w:r w:rsidR="008C31BC">
        <w:rPr>
          <w:rFonts w:asciiTheme="majorBidi" w:hAnsiTheme="majorBidi" w:cstheme="majorBidi"/>
        </w:rPr>
        <w:t xml:space="preserve"> </w:t>
      </w:r>
      <w:r w:rsidRPr="00057393">
        <w:rPr>
          <w:rFonts w:asciiTheme="majorBidi" w:hAnsiTheme="majorBidi" w:cstheme="majorBidi"/>
        </w:rPr>
        <w:t xml:space="preserve">maintains state synchronization when a single </w:t>
      </w:r>
      <w:r w:rsidR="00BB1C40" w:rsidRPr="00BB1C40">
        <w:rPr>
          <w:rFonts w:asciiTheme="majorBidi" w:hAnsiTheme="majorBidi" w:cstheme="majorBidi"/>
        </w:rPr>
        <w:t>development iteration</w:t>
      </w:r>
      <w:r w:rsidR="00BB1C40">
        <w:rPr>
          <w:rFonts w:asciiTheme="majorBidi" w:hAnsiTheme="majorBidi" w:cstheme="majorBidi"/>
        </w:rPr>
        <w:t xml:space="preserve"> </w:t>
      </w:r>
      <w:r w:rsidRPr="00057393">
        <w:rPr>
          <w:rFonts w:asciiTheme="majorBidi" w:hAnsiTheme="majorBidi" w:cstheme="majorBidi"/>
        </w:rPr>
        <w:t xml:space="preserve">impacts multiple </w:t>
      </w:r>
      <w:r w:rsidR="007F4FF2" w:rsidRPr="007F4FF2">
        <w:rPr>
          <w:rFonts w:asciiTheme="majorBidi" w:hAnsiTheme="majorBidi" w:cstheme="majorBidi"/>
        </w:rPr>
        <w:t>architectural components</w:t>
      </w:r>
      <w:r w:rsidRPr="00057393">
        <w:rPr>
          <w:rFonts w:asciiTheme="majorBidi" w:hAnsiTheme="majorBidi" w:cstheme="majorBidi"/>
        </w:rPr>
        <w:t xml:space="preserve"> simultaneously (e.g., updating both an interface and its implementing class).</w:t>
      </w:r>
    </w:p>
    <w:p w14:paraId="12A37640" w14:textId="065C2A1F" w:rsidR="00E52DE3" w:rsidRPr="00057393" w:rsidRDefault="00E52DE3" w:rsidP="00662345">
      <w:pPr>
        <w:pStyle w:val="NormalWeb"/>
        <w:numPr>
          <w:ilvl w:val="0"/>
          <w:numId w:val="102"/>
        </w:numPr>
        <w:rPr>
          <w:rFonts w:asciiTheme="majorBidi" w:hAnsiTheme="majorBidi" w:cstheme="majorBidi"/>
        </w:rPr>
      </w:pPr>
      <w:r w:rsidRPr="00057393">
        <w:rPr>
          <w:rFonts w:asciiTheme="majorBidi" w:hAnsiTheme="majorBidi" w:cstheme="majorBidi"/>
          <w:b/>
          <w:bCs/>
        </w:rPr>
        <w:t>Procedure:</w:t>
      </w:r>
      <w:r w:rsidRPr="00057393">
        <w:rPr>
          <w:rFonts w:asciiTheme="majorBidi" w:hAnsiTheme="majorBidi" w:cstheme="majorBidi"/>
        </w:rPr>
        <w:t xml:space="preserve"> Introduce a test case </w:t>
      </w:r>
      <w:r w:rsidR="009801CE" w:rsidRPr="009801CE">
        <w:rPr>
          <w:rFonts w:asciiTheme="majorBidi" w:hAnsiTheme="majorBidi" w:cstheme="majorBidi"/>
        </w:rPr>
        <w:t>that requires</w:t>
      </w:r>
      <w:r w:rsidR="009801CE">
        <w:rPr>
          <w:rFonts w:asciiTheme="majorBidi" w:hAnsiTheme="majorBidi" w:cstheme="majorBidi"/>
        </w:rPr>
        <w:t xml:space="preserve"> </w:t>
      </w:r>
      <w:r w:rsidRPr="00057393">
        <w:rPr>
          <w:rFonts w:asciiTheme="majorBidi" w:hAnsiTheme="majorBidi" w:cstheme="majorBidi"/>
        </w:rPr>
        <w:t xml:space="preserve">a cascading structural change across multiple </w:t>
      </w:r>
      <w:r w:rsidR="00195AA1" w:rsidRPr="00195AA1">
        <w:rPr>
          <w:rFonts w:asciiTheme="majorBidi" w:hAnsiTheme="majorBidi" w:cstheme="majorBidi"/>
        </w:rPr>
        <w:t>source files.</w:t>
      </w:r>
      <w:r w:rsidR="00195AA1" w:rsidRPr="00195AA1">
        <w:rPr>
          <w:color w:val="000000"/>
          <w:sz w:val="22"/>
          <w:szCs w:val="22"/>
          <w:lang w:bidi="he-IL"/>
        </w:rPr>
        <w:t xml:space="preserve"> </w:t>
      </w:r>
      <w:r w:rsidR="00195AA1" w:rsidRPr="00195AA1">
        <w:rPr>
          <w:rFonts w:asciiTheme="majorBidi" w:hAnsiTheme="majorBidi" w:cstheme="majorBidi"/>
        </w:rPr>
        <w:t>Execute the automated TDD iteration</w:t>
      </w:r>
      <w:r w:rsidR="004E716E">
        <w:rPr>
          <w:rFonts w:asciiTheme="majorBidi" w:hAnsiTheme="majorBidi" w:cstheme="majorBidi"/>
        </w:rPr>
        <w:t>.</w:t>
      </w:r>
      <w:r w:rsidR="00195AA1" w:rsidRPr="00195AA1">
        <w:rPr>
          <w:rFonts w:asciiTheme="majorBidi" w:hAnsiTheme="majorBidi" w:cstheme="majorBidi"/>
        </w:rPr>
        <w:t xml:space="preserve"> </w:t>
      </w:r>
      <w:r w:rsidR="00F40224" w:rsidRPr="00F40224">
        <w:rPr>
          <w:rFonts w:asciiTheme="majorBidi" w:hAnsiTheme="majorBidi" w:cstheme="majorBidi"/>
        </w:rPr>
        <w:t xml:space="preserve">To evaluate synchronization, the system will programmatically read the newly saved local files and </w:t>
      </w:r>
      <w:r w:rsidR="00662345" w:rsidRPr="00662345">
        <w:rPr>
          <w:rFonts w:asciiTheme="majorBidi" w:hAnsiTheme="majorBidi" w:cstheme="majorBidi"/>
        </w:rPr>
        <w:t>calculate the code distance</w:t>
      </w:r>
      <w:r w:rsidR="00662345">
        <w:rPr>
          <w:rFonts w:asciiTheme="majorBidi" w:hAnsiTheme="majorBidi" w:cstheme="majorBidi"/>
        </w:rPr>
        <w:t xml:space="preserve"> </w:t>
      </w:r>
      <w:r w:rsidR="00F40224" w:rsidRPr="00F40224">
        <w:rPr>
          <w:rFonts w:asciiTheme="majorBidi" w:hAnsiTheme="majorBidi" w:cstheme="majorBidi"/>
        </w:rPr>
        <w:t>directly against the original code blocks generated by the LLM</w:t>
      </w:r>
      <w:r w:rsidR="00195AA1" w:rsidRPr="00195AA1">
        <w:rPr>
          <w:rFonts w:asciiTheme="majorBidi" w:hAnsiTheme="majorBidi" w:cstheme="majorBidi"/>
        </w:rPr>
        <w:t>.</w:t>
      </w:r>
    </w:p>
    <w:p w14:paraId="23FC219C" w14:textId="3F847007" w:rsidR="00E52DE3" w:rsidRPr="00057393" w:rsidRDefault="00E52DE3" w:rsidP="00E07B5E">
      <w:pPr>
        <w:pStyle w:val="NormalWeb"/>
        <w:numPr>
          <w:ilvl w:val="0"/>
          <w:numId w:val="102"/>
        </w:numPr>
        <w:rPr>
          <w:rFonts w:asciiTheme="majorBidi" w:hAnsiTheme="majorBidi" w:cstheme="majorBidi"/>
        </w:rPr>
      </w:pPr>
      <w:r w:rsidRPr="00057393">
        <w:rPr>
          <w:rFonts w:asciiTheme="majorBidi" w:hAnsiTheme="majorBidi" w:cstheme="majorBidi"/>
          <w:b/>
          <w:bCs/>
        </w:rPr>
        <w:t>Success Criteria:</w:t>
      </w:r>
      <w:r w:rsidRPr="00057393">
        <w:rPr>
          <w:rFonts w:asciiTheme="majorBidi" w:hAnsiTheme="majorBidi" w:cstheme="majorBidi"/>
        </w:rPr>
        <w:t xml:space="preserve"> </w:t>
      </w:r>
      <w:r w:rsidR="00C032E3" w:rsidRPr="00C032E3">
        <w:rPr>
          <w:rFonts w:asciiTheme="majorBidi" w:hAnsiTheme="majorBidi" w:cstheme="majorBidi"/>
        </w:rPr>
        <w:t xml:space="preserve">The system must programmatically verify the successful writing of the AI's output to the local disk </w:t>
      </w:r>
      <w:r w:rsidR="00E07B5E" w:rsidRPr="00E07B5E">
        <w:rPr>
          <w:rFonts w:asciiTheme="majorBidi" w:hAnsiTheme="majorBidi" w:cstheme="majorBidi"/>
        </w:rPr>
        <w:t>(e.g., utilizing a weighted feature-based similarity model to formulate code equivalence as an optimization problem</w:t>
      </w:r>
      <w:r w:rsidR="000E4E51" w:rsidRPr="000E4E51">
        <w:rPr>
          <w:rFonts w:asciiTheme="majorBidi" w:hAnsiTheme="majorBidi" w:cstheme="majorBidi"/>
        </w:rPr>
        <w:t>)</w:t>
      </w:r>
      <w:r w:rsidR="00C032E3" w:rsidRPr="00C032E3">
        <w:rPr>
          <w:rFonts w:asciiTheme="majorBidi" w:hAnsiTheme="majorBidi" w:cstheme="majorBidi"/>
        </w:rPr>
        <w:t xml:space="preserve"> to prove </w:t>
      </w:r>
      <w:r w:rsidR="00C032E3" w:rsidRPr="00D90E7E">
        <w:rPr>
          <w:rFonts w:asciiTheme="majorBidi" w:hAnsiTheme="majorBidi" w:cstheme="majorBidi"/>
        </w:rPr>
        <w:t>0 bytes of data loss</w:t>
      </w:r>
      <w:r w:rsidR="00C032E3" w:rsidRPr="00C032E3">
        <w:rPr>
          <w:rFonts w:asciiTheme="majorBidi" w:hAnsiTheme="majorBidi" w:cstheme="majorBidi"/>
        </w:rPr>
        <w:t xml:space="preserve"> during the multi-file modification, while the updated components must simultaneously achieve a </w:t>
      </w:r>
      <w:r w:rsidR="00C032E3" w:rsidRPr="00D90E7E">
        <w:rPr>
          <w:rFonts w:asciiTheme="majorBidi" w:hAnsiTheme="majorBidi" w:cstheme="majorBidi"/>
        </w:rPr>
        <w:t>100% compilation success rate</w:t>
      </w:r>
      <w:r w:rsidR="00C032E3" w:rsidRPr="00C032E3">
        <w:rPr>
          <w:rFonts w:asciiTheme="majorBidi" w:hAnsiTheme="majorBidi" w:cstheme="majorBidi"/>
        </w:rPr>
        <w:t xml:space="preserve"> and pass all associated unit tests to mathematically prove that no architectural dependencies were broken</w:t>
      </w:r>
      <w:r w:rsidRPr="00057393">
        <w:rPr>
          <w:rFonts w:asciiTheme="majorBidi" w:hAnsiTheme="majorBidi" w:cstheme="majorBidi"/>
        </w:rPr>
        <w:t>.</w:t>
      </w:r>
    </w:p>
    <w:p w14:paraId="59868D4C" w14:textId="74E9DB06" w:rsidR="00E52DE3" w:rsidRPr="008F52CA" w:rsidRDefault="002937D1" w:rsidP="00E52DE3">
      <w:pPr>
        <w:pStyle w:val="NormalWeb"/>
        <w:ind w:left="360"/>
        <w:rPr>
          <w:rFonts w:asciiTheme="majorBidi" w:hAnsiTheme="majorBidi" w:cstheme="majorBidi"/>
        </w:rPr>
      </w:pPr>
      <w:r>
        <w:rPr>
          <w:rFonts w:asciiTheme="majorBidi" w:hAnsiTheme="majorBidi" w:cstheme="majorBidi"/>
        </w:rPr>
        <w:t>7</w:t>
      </w:r>
      <w:r w:rsidR="00E52DE3" w:rsidRPr="008F52CA">
        <w:rPr>
          <w:rFonts w:asciiTheme="majorBidi" w:hAnsiTheme="majorBidi" w:cstheme="majorBidi"/>
        </w:rPr>
        <w:t xml:space="preserve">.2. </w:t>
      </w:r>
      <w:r w:rsidR="00E52DE3" w:rsidRPr="008F52CA">
        <w:rPr>
          <w:rFonts w:asciiTheme="majorBidi" w:hAnsiTheme="majorBidi" w:cstheme="majorBidi"/>
          <w:b/>
          <w:bCs/>
        </w:rPr>
        <w:t>Future Experiments and Case Studies</w:t>
      </w:r>
      <w:r w:rsidR="00E52DE3" w:rsidRPr="008F52CA">
        <w:rPr>
          <w:rFonts w:asciiTheme="majorBidi" w:hAnsiTheme="majorBidi" w:cstheme="majorBidi"/>
        </w:rPr>
        <w:t xml:space="preserve"> </w:t>
      </w:r>
    </w:p>
    <w:p w14:paraId="19E793F9" w14:textId="281E2C9F" w:rsidR="00E52DE3" w:rsidRDefault="001C724A" w:rsidP="001C724A">
      <w:pPr>
        <w:pStyle w:val="NormalWeb"/>
        <w:ind w:left="720"/>
        <w:rPr>
          <w:ins w:id="27" w:author="robert saliba" w:date="2026-07-13T13:18:00Z" w16du:dateUtc="2026-07-13T10:18:00Z"/>
          <w:rFonts w:asciiTheme="majorBidi" w:hAnsiTheme="majorBidi" w:cstheme="majorBidi"/>
          <w:rtl/>
        </w:rPr>
      </w:pPr>
      <w:r w:rsidRPr="001C724A">
        <w:rPr>
          <w:rFonts w:asciiTheme="majorBidi" w:hAnsiTheme="majorBidi" w:cstheme="majorBidi"/>
        </w:rPr>
        <w:t>The following experiments outline the planned methodology for Phase B of the project. To avoid confounding variables, the validation is strictly separated into two distinct stages: a baseline theoretical comparison on a standard module, followed by a scalability test on a complex, pre-existing codebase.</w:t>
      </w:r>
    </w:p>
    <w:p w14:paraId="729E39A0" w14:textId="77777777" w:rsidR="009A6F49" w:rsidRDefault="009A6F49" w:rsidP="001C724A">
      <w:pPr>
        <w:pStyle w:val="NormalWeb"/>
        <w:ind w:left="720"/>
        <w:rPr>
          <w:rFonts w:asciiTheme="majorBidi" w:hAnsiTheme="majorBidi" w:cstheme="majorBidi"/>
        </w:rPr>
      </w:pP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32"/>
        <w:gridCol w:w="2790"/>
        <w:gridCol w:w="5451"/>
      </w:tblGrid>
      <w:tr w:rsidR="00E52DE3" w:rsidRPr="00065BBB" w14:paraId="6A5FBEF7" w14:textId="77777777" w:rsidTr="00D90E7E">
        <w:trPr>
          <w:tblHeader/>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4787E" w14:textId="77777777" w:rsidR="00E52DE3" w:rsidRPr="00065BBB" w:rsidRDefault="00E52DE3" w:rsidP="008F52CA">
            <w:pPr>
              <w:pStyle w:val="NormalWeb"/>
              <w:ind w:left="360"/>
              <w:rPr>
                <w:rFonts w:asciiTheme="majorBidi" w:hAnsiTheme="majorBidi" w:cstheme="majorBidi"/>
              </w:rPr>
            </w:pPr>
            <w:r w:rsidRPr="00065BBB">
              <w:rPr>
                <w:rFonts w:asciiTheme="majorBidi" w:hAnsiTheme="majorBidi" w:cstheme="majorBidi"/>
                <w:b/>
                <w:bCs/>
              </w:rPr>
              <w:lastRenderedPageBreak/>
              <w:t>Experiment ID</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F6D16" w14:textId="77777777" w:rsidR="00E52DE3" w:rsidRPr="00065BBB" w:rsidRDefault="00E52DE3" w:rsidP="008F52CA">
            <w:pPr>
              <w:pStyle w:val="NormalWeb"/>
              <w:ind w:left="360"/>
              <w:rPr>
                <w:rFonts w:asciiTheme="majorBidi" w:hAnsiTheme="majorBidi" w:cstheme="majorBidi"/>
              </w:rPr>
            </w:pPr>
            <w:r w:rsidRPr="00065BBB">
              <w:rPr>
                <w:rFonts w:asciiTheme="majorBidi" w:hAnsiTheme="majorBidi" w:cstheme="majorBidi"/>
                <w:b/>
                <w:bCs/>
              </w:rPr>
              <w:t>Case Study Objective</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8D3BC" w14:textId="77777777" w:rsidR="00E52DE3" w:rsidRPr="00065BBB" w:rsidRDefault="00E52DE3" w:rsidP="008F52CA">
            <w:pPr>
              <w:pStyle w:val="NormalWeb"/>
              <w:ind w:left="360"/>
              <w:rPr>
                <w:rFonts w:asciiTheme="majorBidi" w:hAnsiTheme="majorBidi" w:cstheme="majorBidi"/>
              </w:rPr>
            </w:pPr>
            <w:r w:rsidRPr="00065BBB">
              <w:rPr>
                <w:rFonts w:asciiTheme="majorBidi" w:hAnsiTheme="majorBidi" w:cstheme="majorBidi"/>
                <w:b/>
                <w:bCs/>
              </w:rPr>
              <w:t>Experimental Procedure &amp; Success Criteria</w:t>
            </w:r>
          </w:p>
        </w:tc>
      </w:tr>
      <w:tr w:rsidR="00E52DE3" w:rsidRPr="00065BBB" w14:paraId="139D55A1" w14:textId="77777777" w:rsidTr="00D90E7E">
        <w:trPr>
          <w:trHeight w:val="3217"/>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E0A9B" w14:textId="77777777" w:rsidR="00E52DE3" w:rsidRDefault="00E52DE3" w:rsidP="008F52CA">
            <w:pPr>
              <w:pStyle w:val="NormalWeb"/>
              <w:ind w:left="360"/>
              <w:rPr>
                <w:rFonts w:asciiTheme="majorBidi" w:hAnsiTheme="majorBidi" w:cstheme="majorBidi"/>
                <w:b/>
                <w:bCs/>
              </w:rPr>
            </w:pPr>
            <w:r w:rsidRPr="00065BBB">
              <w:rPr>
                <w:rFonts w:asciiTheme="majorBidi" w:hAnsiTheme="majorBidi" w:cstheme="majorBidi"/>
                <w:b/>
                <w:bCs/>
              </w:rPr>
              <w:t>Exp-01</w:t>
            </w:r>
          </w:p>
          <w:p w14:paraId="5F59C655" w14:textId="77777777" w:rsidR="00E52DE3" w:rsidRPr="00065BBB" w:rsidRDefault="00E52DE3" w:rsidP="008F52CA">
            <w:pPr>
              <w:pStyle w:val="NormalWeb"/>
              <w:ind w:left="360"/>
              <w:rPr>
                <w:rFonts w:asciiTheme="majorBidi" w:hAnsiTheme="majorBidi" w:cstheme="majorBidi"/>
              </w:rPr>
            </w:pP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A859F" w14:textId="39F94215" w:rsidR="00E52DE3" w:rsidRPr="00065BBB" w:rsidRDefault="00CC15EF" w:rsidP="00746228">
            <w:pPr>
              <w:pStyle w:val="NormalWeb"/>
              <w:rPr>
                <w:rFonts w:asciiTheme="majorBidi" w:hAnsiTheme="majorBidi" w:cstheme="majorBidi"/>
              </w:rPr>
            </w:pPr>
            <w:r w:rsidRPr="00CC15EF">
              <w:rPr>
                <w:rFonts w:asciiTheme="majorBidi" w:hAnsiTheme="majorBidi" w:cstheme="majorBidi"/>
                <w:b/>
                <w:bCs/>
              </w:rPr>
              <w:t>Baseline Comparison – Strict TDD vs. Zero-Shot Generation</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4D6F7" w14:textId="155B0126" w:rsidR="00E52DE3" w:rsidRPr="00065BBB" w:rsidRDefault="00E52DE3" w:rsidP="007B2F05">
            <w:pPr>
              <w:pStyle w:val="NormalWeb"/>
              <w:ind w:left="360"/>
              <w:rPr>
                <w:rFonts w:asciiTheme="majorBidi" w:hAnsiTheme="majorBidi" w:cstheme="majorBidi"/>
              </w:rPr>
            </w:pPr>
            <w:r w:rsidRPr="00065BBB">
              <w:rPr>
                <w:rFonts w:asciiTheme="majorBidi" w:hAnsiTheme="majorBidi" w:cstheme="majorBidi"/>
                <w:b/>
                <w:bCs/>
              </w:rPr>
              <w:t>Goal:</w:t>
            </w:r>
            <w:r w:rsidRPr="00065BBB">
              <w:rPr>
                <w:rFonts w:asciiTheme="majorBidi" w:hAnsiTheme="majorBidi" w:cstheme="majorBidi"/>
              </w:rPr>
              <w:t xml:space="preserve"> </w:t>
            </w:r>
            <w:r w:rsidR="007B2F05" w:rsidRPr="007B2F05">
              <w:rPr>
                <w:rFonts w:asciiTheme="majorBidi" w:hAnsiTheme="majorBidi" w:cstheme="majorBidi"/>
              </w:rPr>
              <w:t xml:space="preserve">To quantitatively demonstrate that the iterative TDD approach yields equal or superior reliability and architectural soundness compared to a standard, all-at-once (Zero-Shot) AI generation on a standard-scale module. The minimum expectation is that the TDD </w:t>
            </w:r>
            <w:r w:rsidR="00A34097">
              <w:rPr>
                <w:rFonts w:asciiTheme="majorBidi" w:hAnsiTheme="majorBidi" w:cstheme="majorBidi"/>
              </w:rPr>
              <w:t>tool</w:t>
            </w:r>
            <w:r w:rsidR="00A34097" w:rsidRPr="007B2F05">
              <w:rPr>
                <w:rFonts w:asciiTheme="majorBidi" w:hAnsiTheme="majorBidi" w:cstheme="majorBidi"/>
              </w:rPr>
              <w:t xml:space="preserve"> </w:t>
            </w:r>
            <w:r w:rsidR="007B2F05" w:rsidRPr="007B2F05">
              <w:rPr>
                <w:rFonts w:asciiTheme="majorBidi" w:hAnsiTheme="majorBidi" w:cstheme="majorBidi"/>
              </w:rPr>
              <w:t>performs at least as effectively as the baseline Zero-Shot approach.</w:t>
            </w:r>
          </w:p>
          <w:p w14:paraId="69379007" w14:textId="28D8D434" w:rsidR="00E52DE3" w:rsidRPr="00065BBB" w:rsidRDefault="00E52DE3" w:rsidP="00C905D8">
            <w:pPr>
              <w:pStyle w:val="NormalWeb"/>
              <w:ind w:left="360"/>
              <w:rPr>
                <w:rFonts w:asciiTheme="majorBidi" w:hAnsiTheme="majorBidi" w:cstheme="majorBidi"/>
              </w:rPr>
            </w:pPr>
            <w:r w:rsidRPr="00065BBB">
              <w:rPr>
                <w:rFonts w:asciiTheme="majorBidi" w:hAnsiTheme="majorBidi" w:cstheme="majorBidi"/>
                <w:b/>
                <w:bCs/>
              </w:rPr>
              <w:t>Method:</w:t>
            </w:r>
            <w:r w:rsidRPr="00065BBB">
              <w:rPr>
                <w:rFonts w:asciiTheme="majorBidi" w:hAnsiTheme="majorBidi" w:cstheme="majorBidi"/>
              </w:rPr>
              <w:t xml:space="preserve"> </w:t>
            </w:r>
            <w:r w:rsidR="00CF5613" w:rsidRPr="00CF5613">
              <w:rPr>
                <w:rFonts w:asciiTheme="majorBidi" w:hAnsiTheme="majorBidi" w:cstheme="majorBidi"/>
              </w:rPr>
              <w:t xml:space="preserve">We will utilize a standard, self-contained software module (e.g., the </w:t>
            </w:r>
            <w:proofErr w:type="spellStart"/>
            <w:r w:rsidR="00CF5613" w:rsidRPr="00CF5613">
              <w:rPr>
                <w:rFonts w:asciiTheme="majorBidi" w:hAnsiTheme="majorBidi" w:cstheme="majorBidi"/>
              </w:rPr>
              <w:t>MoneyBag</w:t>
            </w:r>
            <w:proofErr w:type="spellEnd"/>
            <w:r w:rsidR="00CF5613" w:rsidRPr="00CF5613">
              <w:rPr>
                <w:rFonts w:asciiTheme="majorBidi" w:hAnsiTheme="majorBidi" w:cstheme="majorBidi"/>
              </w:rPr>
              <w:t xml:space="preserve"> project) as the testing artifact. We will provide </w:t>
            </w:r>
            <w:r w:rsidR="00D90E7E" w:rsidRPr="00CF5613">
              <w:rPr>
                <w:rFonts w:asciiTheme="majorBidi" w:hAnsiTheme="majorBidi" w:cstheme="majorBidi"/>
              </w:rPr>
              <w:t>identical</w:t>
            </w:r>
            <w:r w:rsidR="00CF5613" w:rsidRPr="00CF5613">
              <w:rPr>
                <w:rFonts w:asciiTheme="majorBidi" w:hAnsiTheme="majorBidi" w:cstheme="majorBidi"/>
              </w:rPr>
              <w:t xml:space="preserve"> system specification to both </w:t>
            </w:r>
            <w:r w:rsidR="00A50FA9" w:rsidRPr="00A50FA9">
              <w:rPr>
                <w:rFonts w:asciiTheme="majorBidi" w:hAnsiTheme="majorBidi" w:cstheme="majorBidi"/>
              </w:rPr>
              <w:t>the developed TDD tool</w:t>
            </w:r>
            <w:r w:rsidR="00CF5613" w:rsidRPr="00CF5613">
              <w:rPr>
                <w:rFonts w:asciiTheme="majorBidi" w:hAnsiTheme="majorBidi" w:cstheme="majorBidi"/>
              </w:rPr>
              <w:t xml:space="preserve"> and a standard LLM interface operating in Zero-Shot mode. We will quantitatively compare </w:t>
            </w:r>
            <w:r w:rsidR="00C905D8" w:rsidRPr="00C905D8">
              <w:rPr>
                <w:rFonts w:asciiTheme="majorBidi" w:hAnsiTheme="majorBidi" w:cstheme="majorBidi"/>
              </w:rPr>
              <w:t xml:space="preserve">the outputs by executing an automated unit test suit to </w:t>
            </w:r>
            <w:r w:rsidR="003F5B61" w:rsidRPr="00C905D8">
              <w:rPr>
                <w:rFonts w:asciiTheme="majorBidi" w:hAnsiTheme="majorBidi" w:cstheme="majorBidi"/>
              </w:rPr>
              <w:t>mathematical</w:t>
            </w:r>
            <w:r w:rsidR="00C905D8" w:rsidRPr="00C905D8">
              <w:rPr>
                <w:rFonts w:asciiTheme="majorBidi" w:hAnsiTheme="majorBidi" w:cstheme="majorBidi"/>
              </w:rPr>
              <w:t xml:space="preserve"> measure and compare compilation success percentages and exact defect rates (ratio of passed versus failed tests), thereby</w:t>
            </w:r>
            <w:r w:rsidR="00CF5613" w:rsidRPr="00CF5613">
              <w:rPr>
                <w:rFonts w:asciiTheme="majorBidi" w:hAnsiTheme="majorBidi" w:cstheme="majorBidi"/>
              </w:rPr>
              <w:t xml:space="preserve"> establish</w:t>
            </w:r>
            <w:r w:rsidR="00D92757">
              <w:rPr>
                <w:rFonts w:asciiTheme="majorBidi" w:hAnsiTheme="majorBidi" w:cstheme="majorBidi"/>
              </w:rPr>
              <w:t>ing</w:t>
            </w:r>
            <w:r w:rsidR="00CF5613" w:rsidRPr="00CF5613">
              <w:rPr>
                <w:rFonts w:asciiTheme="majorBidi" w:hAnsiTheme="majorBidi" w:cstheme="majorBidi"/>
              </w:rPr>
              <w:t xml:space="preserve"> the baseline efficacy of the iterative approach</w:t>
            </w:r>
            <w:r w:rsidRPr="00065BBB">
              <w:rPr>
                <w:rFonts w:asciiTheme="majorBidi" w:hAnsiTheme="majorBidi" w:cstheme="majorBidi"/>
              </w:rPr>
              <w:t>.</w:t>
            </w:r>
          </w:p>
        </w:tc>
      </w:tr>
      <w:tr w:rsidR="00E52DE3" w:rsidRPr="00065BBB" w14:paraId="41092197" w14:textId="77777777" w:rsidTr="00D90E7E">
        <w:trPr>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AC959" w14:textId="77777777" w:rsidR="00E52DE3" w:rsidRPr="00065BBB" w:rsidRDefault="00E52DE3" w:rsidP="008F52CA">
            <w:pPr>
              <w:pStyle w:val="NormalWeb"/>
              <w:ind w:left="360"/>
              <w:rPr>
                <w:rFonts w:asciiTheme="majorBidi" w:hAnsiTheme="majorBidi" w:cstheme="majorBidi"/>
              </w:rPr>
            </w:pPr>
            <w:r w:rsidRPr="00065BBB">
              <w:rPr>
                <w:rFonts w:asciiTheme="majorBidi" w:hAnsiTheme="majorBidi" w:cstheme="majorBidi"/>
                <w:b/>
                <w:bCs/>
              </w:rPr>
              <w:t>Exp-02</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B1639" w14:textId="656BAE5B" w:rsidR="00E52DE3" w:rsidRPr="00065BBB" w:rsidRDefault="004930E6" w:rsidP="00F9353A">
            <w:pPr>
              <w:pStyle w:val="NormalWeb"/>
              <w:rPr>
                <w:rFonts w:asciiTheme="majorBidi" w:hAnsiTheme="majorBidi" w:cstheme="majorBidi"/>
              </w:rPr>
            </w:pPr>
            <w:r w:rsidRPr="004930E6">
              <w:rPr>
                <w:rFonts w:asciiTheme="majorBidi" w:hAnsiTheme="majorBidi" w:cstheme="majorBidi"/>
                <w:b/>
                <w:bCs/>
              </w:rPr>
              <w:t>Architectural Consistency in Large-Scale Repositories</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08011" w14:textId="6F0CD284" w:rsidR="00E52DE3" w:rsidRPr="00065BBB" w:rsidRDefault="00E52DE3" w:rsidP="004930E6">
            <w:pPr>
              <w:pStyle w:val="NormalWeb"/>
              <w:ind w:left="360"/>
              <w:rPr>
                <w:rFonts w:asciiTheme="majorBidi" w:hAnsiTheme="majorBidi" w:cstheme="majorBidi"/>
              </w:rPr>
            </w:pPr>
            <w:r w:rsidRPr="00065BBB">
              <w:rPr>
                <w:rFonts w:asciiTheme="majorBidi" w:hAnsiTheme="majorBidi" w:cstheme="majorBidi"/>
                <w:b/>
                <w:bCs/>
              </w:rPr>
              <w:t>Goal:</w:t>
            </w:r>
            <w:r w:rsidRPr="00065BBB">
              <w:rPr>
                <w:rFonts w:asciiTheme="majorBidi" w:hAnsiTheme="majorBidi" w:cstheme="majorBidi"/>
              </w:rPr>
              <w:t xml:space="preserve"> </w:t>
            </w:r>
            <w:r w:rsidR="004930E6" w:rsidRPr="004930E6">
              <w:rPr>
                <w:rFonts w:asciiTheme="majorBidi" w:hAnsiTheme="majorBidi" w:cstheme="majorBidi"/>
              </w:rPr>
              <w:t>To validate the scalability of the proposed system, specifically proving that the TDD approach maintains superior architectural consistency when introducing new functionality into a large, established codebase compared to standard generation techniques</w:t>
            </w:r>
            <w:r w:rsidRPr="00065BBB">
              <w:rPr>
                <w:rFonts w:asciiTheme="majorBidi" w:hAnsiTheme="majorBidi" w:cstheme="majorBidi"/>
              </w:rPr>
              <w:t>.</w:t>
            </w:r>
          </w:p>
          <w:p w14:paraId="5DCDF3A6" w14:textId="757E1E35" w:rsidR="00E52DE3" w:rsidRPr="00065BBB" w:rsidRDefault="00E52DE3" w:rsidP="00C574CC">
            <w:pPr>
              <w:pStyle w:val="NormalWeb"/>
              <w:ind w:left="360"/>
              <w:rPr>
                <w:rFonts w:asciiTheme="majorBidi" w:hAnsiTheme="majorBidi" w:cstheme="majorBidi"/>
              </w:rPr>
            </w:pPr>
            <w:r w:rsidRPr="00065BBB">
              <w:rPr>
                <w:rFonts w:asciiTheme="majorBidi" w:hAnsiTheme="majorBidi" w:cstheme="majorBidi"/>
                <w:b/>
                <w:bCs/>
              </w:rPr>
              <w:t>Method:</w:t>
            </w:r>
            <w:r w:rsidRPr="00065BBB">
              <w:rPr>
                <w:rFonts w:asciiTheme="majorBidi" w:hAnsiTheme="majorBidi" w:cstheme="majorBidi"/>
              </w:rPr>
              <w:t xml:space="preserve"> </w:t>
            </w:r>
            <w:r w:rsidR="004930E6" w:rsidRPr="004930E6">
              <w:rPr>
                <w:rFonts w:asciiTheme="majorBidi" w:hAnsiTheme="majorBidi" w:cstheme="majorBidi"/>
              </w:rPr>
              <w:t xml:space="preserve">We will select a </w:t>
            </w:r>
            <w:r w:rsidR="005A5D2E" w:rsidRPr="005A5D2E">
              <w:rPr>
                <w:rFonts w:asciiTheme="majorBidi" w:hAnsiTheme="majorBidi" w:cstheme="majorBidi"/>
              </w:rPr>
              <w:t>large</w:t>
            </w:r>
            <w:r w:rsidR="004930E6" w:rsidRPr="004930E6">
              <w:rPr>
                <w:rFonts w:asciiTheme="majorBidi" w:hAnsiTheme="majorBidi" w:cstheme="majorBidi"/>
              </w:rPr>
              <w:t xml:space="preserve">, pre-existing open-source </w:t>
            </w:r>
            <w:r w:rsidR="00F9353A" w:rsidRPr="004930E6">
              <w:rPr>
                <w:rFonts w:asciiTheme="majorBidi" w:hAnsiTheme="majorBidi" w:cstheme="majorBidi"/>
              </w:rPr>
              <w:t>repository</w:t>
            </w:r>
            <w:r w:rsidR="00F9353A" w:rsidRPr="004C1C62">
              <w:rPr>
                <w:rFonts w:asciiTheme="majorBidi" w:hAnsiTheme="majorBidi" w:cstheme="majorBidi"/>
              </w:rPr>
              <w:t xml:space="preserve"> </w:t>
            </w:r>
            <w:r w:rsidR="00C574CC" w:rsidRPr="00C574CC">
              <w:rPr>
                <w:rFonts w:asciiTheme="majorBidi" w:hAnsiTheme="majorBidi" w:cstheme="majorBidi"/>
              </w:rPr>
              <w:t>(e.g., Microsoft's Visual Studio Code open-source repository)</w:t>
            </w:r>
            <w:r w:rsidR="00C574CC">
              <w:rPr>
                <w:rFonts w:asciiTheme="majorBidi" w:hAnsiTheme="majorBidi" w:cstheme="majorBidi"/>
              </w:rPr>
              <w:t xml:space="preserve"> </w:t>
            </w:r>
            <w:r w:rsidR="004930E6" w:rsidRPr="004930E6">
              <w:rPr>
                <w:rFonts w:asciiTheme="majorBidi" w:hAnsiTheme="majorBidi" w:cstheme="majorBidi"/>
              </w:rPr>
              <w:t xml:space="preserve">that possesses a well-defined, specification document. We will instruct the </w:t>
            </w:r>
            <w:r w:rsidR="00C51F38" w:rsidRPr="00C51F38">
              <w:rPr>
                <w:rFonts w:asciiTheme="majorBidi" w:hAnsiTheme="majorBidi" w:cstheme="majorBidi"/>
              </w:rPr>
              <w:t>developed TDD tool</w:t>
            </w:r>
            <w:r w:rsidR="004930E6" w:rsidRPr="004930E6">
              <w:rPr>
                <w:rFonts w:asciiTheme="majorBidi" w:hAnsiTheme="majorBidi" w:cstheme="majorBidi"/>
              </w:rPr>
              <w:t xml:space="preserve"> to implement a new feature </w:t>
            </w:r>
            <w:r w:rsidR="00EC792B" w:rsidRPr="00EC792B">
              <w:rPr>
                <w:rFonts w:asciiTheme="majorBidi" w:hAnsiTheme="majorBidi" w:cstheme="majorBidi"/>
              </w:rPr>
              <w:t>inside this large codebase,</w:t>
            </w:r>
            <w:r w:rsidR="004930E6" w:rsidRPr="004930E6">
              <w:rPr>
                <w:rFonts w:asciiTheme="majorBidi" w:hAnsiTheme="majorBidi" w:cstheme="majorBidi"/>
              </w:rPr>
              <w:t xml:space="preserve"> where existing files and architectural rules are already established. Utilizing static analysis tools and Git Diff validation, we will mathematically verify that the AI alters only the </w:t>
            </w:r>
            <w:r w:rsidR="001559C9" w:rsidRPr="001559C9">
              <w:rPr>
                <w:rFonts w:asciiTheme="majorBidi" w:hAnsiTheme="majorBidi" w:cstheme="majorBidi"/>
              </w:rPr>
              <w:t>strictly</w:t>
            </w:r>
            <w:r w:rsidR="004930E6" w:rsidRPr="004930E6">
              <w:rPr>
                <w:rFonts w:asciiTheme="majorBidi" w:hAnsiTheme="majorBidi" w:cstheme="majorBidi"/>
              </w:rPr>
              <w:t xml:space="preserve"> necessary lines </w:t>
            </w:r>
            <w:r w:rsidR="00B80C18" w:rsidRPr="00B80C18">
              <w:rPr>
                <w:rFonts w:asciiTheme="majorBidi" w:hAnsiTheme="majorBidi" w:cstheme="majorBidi"/>
              </w:rPr>
              <w:t>of code</w:t>
            </w:r>
            <w:r w:rsidR="00B80C18" w:rsidRPr="00B80C18" w:rsidDel="00B80C18">
              <w:rPr>
                <w:rFonts w:asciiTheme="majorBidi" w:hAnsiTheme="majorBidi" w:cstheme="majorBidi"/>
              </w:rPr>
              <w:t xml:space="preserve"> </w:t>
            </w:r>
            <w:r w:rsidR="004930E6" w:rsidRPr="004930E6">
              <w:rPr>
                <w:rFonts w:asciiTheme="majorBidi" w:hAnsiTheme="majorBidi" w:cstheme="majorBidi"/>
              </w:rPr>
              <w:t xml:space="preserve">and </w:t>
            </w:r>
            <w:r w:rsidR="002D354F" w:rsidRPr="004930E6">
              <w:rPr>
                <w:rFonts w:asciiTheme="majorBidi" w:hAnsiTheme="majorBidi" w:cstheme="majorBidi"/>
              </w:rPr>
              <w:t xml:space="preserve">maintains </w:t>
            </w:r>
            <w:r w:rsidR="002D354F" w:rsidRPr="0069399C">
              <w:rPr>
                <w:color w:val="000000"/>
                <w:sz w:val="22"/>
                <w:szCs w:val="22"/>
                <w:lang w:bidi="he-IL"/>
              </w:rPr>
              <w:t>compatibility</w:t>
            </w:r>
            <w:r w:rsidR="0069399C" w:rsidRPr="0069399C" w:rsidDel="0069399C">
              <w:rPr>
                <w:rFonts w:asciiTheme="majorBidi" w:hAnsiTheme="majorBidi" w:cstheme="majorBidi"/>
              </w:rPr>
              <w:t xml:space="preserve"> </w:t>
            </w:r>
            <w:r w:rsidR="004930E6" w:rsidRPr="004930E6">
              <w:rPr>
                <w:rFonts w:asciiTheme="majorBidi" w:hAnsiTheme="majorBidi" w:cstheme="majorBidi"/>
              </w:rPr>
              <w:t xml:space="preserve">with the </w:t>
            </w:r>
            <w:r w:rsidR="0099511C">
              <w:rPr>
                <w:rFonts w:asciiTheme="majorBidi" w:hAnsiTheme="majorBidi" w:cstheme="majorBidi"/>
              </w:rPr>
              <w:t>given</w:t>
            </w:r>
            <w:r w:rsidR="006575A3" w:rsidRPr="006575A3" w:rsidDel="006575A3">
              <w:rPr>
                <w:rFonts w:asciiTheme="majorBidi" w:hAnsiTheme="majorBidi" w:cstheme="majorBidi"/>
              </w:rPr>
              <w:t xml:space="preserve"> </w:t>
            </w:r>
            <w:r w:rsidR="004930E6" w:rsidRPr="004930E6">
              <w:rPr>
                <w:rFonts w:asciiTheme="majorBidi" w:hAnsiTheme="majorBidi" w:cstheme="majorBidi"/>
              </w:rPr>
              <w:t>system</w:t>
            </w:r>
            <w:r w:rsidR="0069399C" w:rsidRPr="0069399C">
              <w:rPr>
                <w:color w:val="000000"/>
                <w:sz w:val="22"/>
                <w:szCs w:val="22"/>
                <w:lang w:bidi="he-IL"/>
              </w:rPr>
              <w:t xml:space="preserve"> </w:t>
            </w:r>
            <w:r w:rsidR="0069399C" w:rsidRPr="0069399C">
              <w:rPr>
                <w:rFonts w:asciiTheme="majorBidi" w:hAnsiTheme="majorBidi" w:cstheme="majorBidi"/>
              </w:rPr>
              <w:t>architecture</w:t>
            </w:r>
            <w:r w:rsidR="0069399C">
              <w:rPr>
                <w:rFonts w:asciiTheme="majorBidi" w:hAnsiTheme="majorBidi" w:cstheme="majorBidi"/>
              </w:rPr>
              <w:t xml:space="preserve">. </w:t>
            </w:r>
            <w:r w:rsidR="00D5358E" w:rsidRPr="00D5358E">
              <w:rPr>
                <w:color w:val="000000"/>
                <w:sz w:val="22"/>
                <w:szCs w:val="22"/>
                <w:lang w:bidi="he-IL"/>
              </w:rPr>
              <w:t xml:space="preserve"> </w:t>
            </w:r>
            <w:r w:rsidR="00D5358E" w:rsidRPr="00D5358E">
              <w:rPr>
                <w:rFonts w:asciiTheme="majorBidi" w:hAnsiTheme="majorBidi" w:cstheme="majorBidi"/>
              </w:rPr>
              <w:t>This will quantitatively prove our approach succeeds on large projects, whereas standard AI generation typically breaks or overwrites existing files</w:t>
            </w:r>
            <w:r w:rsidR="00D5358E">
              <w:rPr>
                <w:rFonts w:asciiTheme="majorBidi" w:hAnsiTheme="majorBidi" w:cstheme="majorBidi"/>
              </w:rPr>
              <w:t>.</w:t>
            </w:r>
          </w:p>
        </w:tc>
      </w:tr>
      <w:tr w:rsidR="00E52DE3" w:rsidRPr="00065BBB" w14:paraId="50A65ABF" w14:textId="77777777" w:rsidTr="00D90E7E">
        <w:trPr>
          <w:trHeight w:val="6539"/>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A621E" w14:textId="77777777" w:rsidR="00E52DE3" w:rsidRPr="00065BBB" w:rsidRDefault="00E52DE3" w:rsidP="008F52CA">
            <w:pPr>
              <w:pStyle w:val="NormalWeb"/>
              <w:ind w:left="360"/>
              <w:rPr>
                <w:rFonts w:asciiTheme="majorBidi" w:hAnsiTheme="majorBidi" w:cstheme="majorBidi"/>
              </w:rPr>
            </w:pPr>
            <w:r w:rsidRPr="00065BBB">
              <w:rPr>
                <w:rFonts w:asciiTheme="majorBidi" w:hAnsiTheme="majorBidi" w:cstheme="majorBidi"/>
                <w:b/>
                <w:bCs/>
              </w:rPr>
              <w:lastRenderedPageBreak/>
              <w:t>Exp-03</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2DE95" w14:textId="77777777" w:rsidR="00E52DE3" w:rsidRPr="00065BBB" w:rsidRDefault="00E52DE3" w:rsidP="00746228">
            <w:pPr>
              <w:pStyle w:val="NormalWeb"/>
              <w:rPr>
                <w:rFonts w:asciiTheme="majorBidi" w:hAnsiTheme="majorBidi" w:cstheme="majorBidi"/>
              </w:rPr>
            </w:pPr>
            <w:r w:rsidRPr="00065BBB">
              <w:rPr>
                <w:rFonts w:asciiTheme="majorBidi" w:hAnsiTheme="majorBidi" w:cstheme="majorBidi"/>
                <w:b/>
                <w:bCs/>
              </w:rPr>
              <w:t>Overcoming High System Complexity</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1D11E" w14:textId="78424A57" w:rsidR="00E52DE3" w:rsidRPr="00065BBB" w:rsidRDefault="00E52DE3" w:rsidP="00340C88">
            <w:pPr>
              <w:pStyle w:val="NormalWeb"/>
              <w:ind w:left="360"/>
              <w:rPr>
                <w:rFonts w:asciiTheme="majorBidi" w:hAnsiTheme="majorBidi" w:cstheme="majorBidi"/>
              </w:rPr>
            </w:pPr>
            <w:r w:rsidRPr="00065BBB">
              <w:rPr>
                <w:rFonts w:asciiTheme="majorBidi" w:hAnsiTheme="majorBidi" w:cstheme="majorBidi"/>
                <w:b/>
                <w:bCs/>
              </w:rPr>
              <w:t>Goal:</w:t>
            </w:r>
            <w:r w:rsidRPr="00065BBB">
              <w:rPr>
                <w:rFonts w:asciiTheme="majorBidi" w:hAnsiTheme="majorBidi" w:cstheme="majorBidi"/>
              </w:rPr>
              <w:t xml:space="preserve"> To </w:t>
            </w:r>
            <w:r w:rsidR="00CB63A8" w:rsidRPr="00CB63A8">
              <w:rPr>
                <w:rFonts w:asciiTheme="majorBidi" w:hAnsiTheme="majorBidi" w:cstheme="majorBidi"/>
              </w:rPr>
              <w:t>evaluate the limits of the iterative TDD approach when solving</w:t>
            </w:r>
            <w:r w:rsidRPr="00065BBB">
              <w:rPr>
                <w:rFonts w:asciiTheme="majorBidi" w:hAnsiTheme="majorBidi" w:cstheme="majorBidi"/>
              </w:rPr>
              <w:t xml:space="preserve"> highly complex</w:t>
            </w:r>
            <w:r w:rsidR="00C3225E">
              <w:rPr>
                <w:rFonts w:asciiTheme="majorBidi" w:hAnsiTheme="majorBidi" w:cstheme="majorBidi"/>
              </w:rPr>
              <w:t xml:space="preserve"> </w:t>
            </w:r>
            <w:r w:rsidR="00C3225E" w:rsidRPr="00C3225E">
              <w:rPr>
                <w:rFonts w:asciiTheme="majorBidi" w:hAnsiTheme="majorBidi" w:cstheme="majorBidi"/>
              </w:rPr>
              <w:t>algorithmic problems</w:t>
            </w:r>
            <w:r w:rsidRPr="00065BBB">
              <w:rPr>
                <w:rFonts w:asciiTheme="majorBidi" w:hAnsiTheme="majorBidi" w:cstheme="majorBidi"/>
              </w:rPr>
              <w:t xml:space="preserve">, </w:t>
            </w:r>
            <w:r w:rsidR="00340C88" w:rsidRPr="008D6660">
              <w:rPr>
                <w:rFonts w:asciiTheme="majorBidi" w:hAnsiTheme="majorBidi" w:cstheme="majorBidi"/>
              </w:rPr>
              <w:t>we aim to demonstrate that the system can succeed in scenarios where standard AI generation fails due to a lack of specific training examples, despite being provided with a detailed and structured specification</w:t>
            </w:r>
            <w:r w:rsidRPr="00340C88">
              <w:rPr>
                <w:rFonts w:asciiTheme="majorBidi" w:hAnsiTheme="majorBidi" w:cstheme="majorBidi"/>
              </w:rPr>
              <w:t>.</w:t>
            </w:r>
          </w:p>
          <w:p w14:paraId="3D5067AE" w14:textId="325A9776" w:rsidR="00E52DE3" w:rsidRPr="00065BBB" w:rsidRDefault="00E52DE3" w:rsidP="00A232AD">
            <w:pPr>
              <w:pStyle w:val="NormalWeb"/>
              <w:ind w:left="360"/>
              <w:rPr>
                <w:rFonts w:asciiTheme="majorBidi" w:hAnsiTheme="majorBidi" w:cstheme="majorBidi"/>
              </w:rPr>
            </w:pPr>
            <w:r w:rsidRPr="00065BBB">
              <w:rPr>
                <w:rFonts w:asciiTheme="majorBidi" w:hAnsiTheme="majorBidi" w:cstheme="majorBidi"/>
                <w:b/>
                <w:bCs/>
              </w:rPr>
              <w:t>Method:</w:t>
            </w:r>
            <w:r w:rsidRPr="00065BBB">
              <w:rPr>
                <w:rFonts w:asciiTheme="majorBidi" w:hAnsiTheme="majorBidi" w:cstheme="majorBidi"/>
              </w:rPr>
              <w:t xml:space="preserve"> We will introduce a highly complex algorithmic </w:t>
            </w:r>
            <w:r w:rsidR="00593F49" w:rsidRPr="00593F49">
              <w:rPr>
                <w:rFonts w:asciiTheme="majorBidi" w:hAnsiTheme="majorBidi" w:cstheme="majorBidi"/>
              </w:rPr>
              <w:t xml:space="preserve">challenge </w:t>
            </w:r>
            <w:r w:rsidR="00A232AD" w:rsidRPr="00A232AD">
              <w:rPr>
                <w:rFonts w:asciiTheme="majorBidi" w:hAnsiTheme="majorBidi" w:cstheme="majorBidi"/>
              </w:rPr>
              <w:t>(e.g., an interval-merging algorithm, such as a multi-</w:t>
            </w:r>
            <w:r w:rsidR="005C3C13" w:rsidRPr="00A232AD">
              <w:rPr>
                <w:rFonts w:asciiTheme="majorBidi" w:hAnsiTheme="majorBidi" w:cstheme="majorBidi"/>
              </w:rPr>
              <w:t>time zone</w:t>
            </w:r>
            <w:r w:rsidR="00A232AD" w:rsidRPr="00A232AD">
              <w:rPr>
                <w:rFonts w:asciiTheme="majorBidi" w:hAnsiTheme="majorBidi" w:cstheme="majorBidi"/>
              </w:rPr>
              <w:t xml:space="preserve"> meeting scheduler with room-capacity constraints)</w:t>
            </w:r>
            <w:r w:rsidR="00A232AD">
              <w:rPr>
                <w:rFonts w:asciiTheme="majorBidi" w:hAnsiTheme="majorBidi" w:cstheme="majorBidi"/>
              </w:rPr>
              <w:t xml:space="preserve"> </w:t>
            </w:r>
            <w:r w:rsidR="00593F49" w:rsidRPr="00593F49">
              <w:rPr>
                <w:rFonts w:asciiTheme="majorBidi" w:hAnsiTheme="majorBidi" w:cstheme="majorBidi"/>
              </w:rPr>
              <w:t>accompanied by a proper</w:t>
            </w:r>
            <w:r w:rsidR="0041443B">
              <w:rPr>
                <w:rFonts w:asciiTheme="majorBidi" w:hAnsiTheme="majorBidi" w:cstheme="majorBidi"/>
              </w:rPr>
              <w:t xml:space="preserve">, </w:t>
            </w:r>
            <w:r w:rsidR="0041443B" w:rsidRPr="0041443B">
              <w:rPr>
                <w:rFonts w:asciiTheme="majorBidi" w:hAnsiTheme="majorBidi" w:cstheme="majorBidi"/>
              </w:rPr>
              <w:t>structured specification document</w:t>
            </w:r>
            <w:r w:rsidRPr="00065BBB">
              <w:rPr>
                <w:rFonts w:asciiTheme="majorBidi" w:hAnsiTheme="majorBidi" w:cstheme="majorBidi"/>
              </w:rPr>
              <w:t xml:space="preserve">. By forcing the AI to </w:t>
            </w:r>
            <w:r w:rsidR="00C515C4" w:rsidRPr="00C515C4">
              <w:rPr>
                <w:rFonts w:asciiTheme="majorBidi" w:hAnsiTheme="majorBidi" w:cstheme="majorBidi"/>
              </w:rPr>
              <w:t>iteratively satisfy isolated unit tests, we will evaluate its ability to construct authentic algorithmic logic. Crucially, this will test whether the TDD constraints prevent the LLM from relying on simple hardcoded bypasses (e.g., generating trivial switch-case statements based solely on input-output pairs) when generalized training data is insufficient.</w:t>
            </w:r>
          </w:p>
        </w:tc>
      </w:tr>
      <w:tr w:rsidR="00E52DE3" w:rsidRPr="00065BBB" w14:paraId="1D483714" w14:textId="77777777" w:rsidTr="00D90E7E">
        <w:trPr>
          <w:trHeight w:val="4624"/>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F437BE" w14:textId="77777777" w:rsidR="00E52DE3" w:rsidRPr="00065BBB" w:rsidRDefault="00E52DE3" w:rsidP="008F52CA">
            <w:pPr>
              <w:pStyle w:val="NormalWeb"/>
              <w:ind w:left="360"/>
              <w:rPr>
                <w:rFonts w:asciiTheme="majorBidi" w:hAnsiTheme="majorBidi" w:cstheme="majorBidi"/>
                <w:b/>
                <w:bCs/>
              </w:rPr>
            </w:pPr>
            <w:r w:rsidRPr="005B3B02">
              <w:rPr>
                <w:rFonts w:asciiTheme="majorBidi" w:hAnsiTheme="majorBidi" w:cstheme="majorBidi"/>
                <w:b/>
                <w:bCs/>
              </w:rPr>
              <w:t>Exp-04</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0B2C24" w14:textId="77777777" w:rsidR="00E52DE3" w:rsidRPr="00065BBB" w:rsidRDefault="00E52DE3" w:rsidP="008F52CA">
            <w:pPr>
              <w:pStyle w:val="NormalWeb"/>
              <w:ind w:left="360"/>
              <w:rPr>
                <w:rFonts w:asciiTheme="majorBidi" w:hAnsiTheme="majorBidi" w:cstheme="majorBidi"/>
                <w:b/>
                <w:bCs/>
              </w:rPr>
            </w:pPr>
            <w:r w:rsidRPr="00BF2320">
              <w:rPr>
                <w:rFonts w:asciiTheme="majorBidi" w:hAnsiTheme="majorBidi" w:cstheme="majorBidi"/>
                <w:b/>
                <w:bCs/>
              </w:rPr>
              <w:t>Evaluation of Automated Refactoring Quality</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A96328" w14:textId="2E227305" w:rsidR="00E52DE3" w:rsidRPr="008F52CA" w:rsidRDefault="00E52DE3" w:rsidP="003573C8">
            <w:pPr>
              <w:pStyle w:val="NormalWeb"/>
              <w:ind w:left="360"/>
              <w:rPr>
                <w:rFonts w:asciiTheme="majorBidi" w:hAnsiTheme="majorBidi" w:cstheme="majorBidi"/>
              </w:rPr>
            </w:pPr>
            <w:r w:rsidRPr="00BF2320">
              <w:rPr>
                <w:rFonts w:asciiTheme="majorBidi" w:hAnsiTheme="majorBidi" w:cstheme="majorBidi"/>
                <w:b/>
                <w:bCs/>
              </w:rPr>
              <w:t xml:space="preserve">Goal: </w:t>
            </w:r>
            <w:r w:rsidRPr="008F52CA">
              <w:rPr>
                <w:rFonts w:asciiTheme="majorBidi" w:hAnsiTheme="majorBidi" w:cstheme="majorBidi"/>
              </w:rPr>
              <w:t xml:space="preserve">To evaluate whether the AI's "Refactor" phase </w:t>
            </w:r>
            <w:proofErr w:type="gramStart"/>
            <w:r w:rsidRPr="008F52CA">
              <w:rPr>
                <w:rFonts w:asciiTheme="majorBidi" w:hAnsiTheme="majorBidi" w:cstheme="majorBidi"/>
              </w:rPr>
              <w:t>actually improves</w:t>
            </w:r>
            <w:proofErr w:type="gramEnd"/>
            <w:r w:rsidRPr="008F52CA">
              <w:rPr>
                <w:rFonts w:asciiTheme="majorBidi" w:hAnsiTheme="majorBidi" w:cstheme="majorBidi"/>
              </w:rPr>
              <w:t xml:space="preserve"> code maintainability</w:t>
            </w:r>
            <w:r w:rsidR="00E25DF6">
              <w:rPr>
                <w:rFonts w:asciiTheme="majorBidi" w:hAnsiTheme="majorBidi" w:cstheme="majorBidi"/>
              </w:rPr>
              <w:t xml:space="preserve"> </w:t>
            </w:r>
            <w:r w:rsidR="00E25DF6" w:rsidRPr="00E25DF6">
              <w:rPr>
                <w:rFonts w:asciiTheme="majorBidi" w:hAnsiTheme="majorBidi" w:cstheme="majorBidi"/>
              </w:rPr>
              <w:t>and structural integrity</w:t>
            </w:r>
            <w:r w:rsidR="00E25DF6">
              <w:rPr>
                <w:rFonts w:asciiTheme="majorBidi" w:hAnsiTheme="majorBidi" w:cstheme="majorBidi"/>
              </w:rPr>
              <w:t>,</w:t>
            </w:r>
            <w:r w:rsidRPr="008F52CA">
              <w:rPr>
                <w:rFonts w:asciiTheme="majorBidi" w:hAnsiTheme="majorBidi" w:cstheme="majorBidi"/>
              </w:rPr>
              <w:t xml:space="preserve"> or </w:t>
            </w:r>
            <w:r w:rsidR="003573C8" w:rsidRPr="003573C8">
              <w:rPr>
                <w:rFonts w:asciiTheme="majorBidi" w:hAnsiTheme="majorBidi" w:cstheme="majorBidi"/>
              </w:rPr>
              <w:t>if it inadvertently</w:t>
            </w:r>
            <w:r w:rsidR="003573C8">
              <w:rPr>
                <w:rFonts w:asciiTheme="majorBidi" w:hAnsiTheme="majorBidi" w:cstheme="majorBidi"/>
              </w:rPr>
              <w:t xml:space="preserve"> </w:t>
            </w:r>
            <w:r w:rsidRPr="008F52CA">
              <w:rPr>
                <w:rFonts w:asciiTheme="majorBidi" w:hAnsiTheme="majorBidi" w:cstheme="majorBidi"/>
              </w:rPr>
              <w:t>introduces hidden architectural technical debt.</w:t>
            </w:r>
          </w:p>
          <w:p w14:paraId="144DB599" w14:textId="7B044274" w:rsidR="00E52DE3" w:rsidRPr="008F52CA" w:rsidRDefault="00E52DE3" w:rsidP="0087665D">
            <w:pPr>
              <w:pStyle w:val="NormalWeb"/>
              <w:ind w:left="360"/>
              <w:rPr>
                <w:rFonts w:asciiTheme="majorBidi" w:hAnsiTheme="majorBidi" w:cstheme="majorBidi"/>
              </w:rPr>
            </w:pPr>
            <w:r w:rsidRPr="00BF2320">
              <w:rPr>
                <w:rFonts w:asciiTheme="majorBidi" w:hAnsiTheme="majorBidi" w:cstheme="majorBidi"/>
                <w:b/>
                <w:bCs/>
              </w:rPr>
              <w:t xml:space="preserve">Method: </w:t>
            </w:r>
            <w:r w:rsidRPr="008F52CA">
              <w:rPr>
                <w:rFonts w:asciiTheme="majorBidi" w:hAnsiTheme="majorBidi" w:cstheme="majorBidi"/>
              </w:rPr>
              <w:t xml:space="preserve">After achieving a "Green" test state on a </w:t>
            </w:r>
            <w:r w:rsidR="003C5E2F" w:rsidRPr="003C5E2F">
              <w:rPr>
                <w:rFonts w:asciiTheme="majorBidi" w:hAnsiTheme="majorBidi" w:cstheme="majorBidi"/>
              </w:rPr>
              <w:t>targeted module</w:t>
            </w:r>
            <w:r w:rsidRPr="008F52CA">
              <w:rPr>
                <w:rFonts w:asciiTheme="majorBidi" w:hAnsiTheme="majorBidi" w:cstheme="majorBidi"/>
              </w:rPr>
              <w:t xml:space="preserve">, we will trigger the autonomous Refactor phase. </w:t>
            </w:r>
            <w:r w:rsidR="00915FD1" w:rsidRPr="00915FD1">
              <w:rPr>
                <w:rFonts w:asciiTheme="majorBidi" w:hAnsiTheme="majorBidi" w:cstheme="majorBidi"/>
              </w:rPr>
              <w:t xml:space="preserve">Because assessing clean code is highly nuanced, we will employ a hybrid evaluation methodology. First, we will conduct qualitative, manual code reviews by software engineers to evaluate readability, logic simplification, and adherence to clean-code heuristics. Second, where applicable, we will perform a comparative analysis, benchmarking </w:t>
            </w:r>
            <w:r w:rsidR="0087665D" w:rsidRPr="0087665D">
              <w:rPr>
                <w:rFonts w:asciiTheme="majorBidi" w:hAnsiTheme="majorBidi" w:cstheme="majorBidi"/>
              </w:rPr>
              <w:t>the developed TDD tool's</w:t>
            </w:r>
            <w:r w:rsidR="00915FD1" w:rsidRPr="00915FD1">
              <w:rPr>
                <w:rFonts w:asciiTheme="majorBidi" w:hAnsiTheme="majorBidi" w:cstheme="majorBidi"/>
              </w:rPr>
              <w:t xml:space="preserve"> refactoring quality against standard AI generation or existing automated refactoring tools</w:t>
            </w:r>
            <w:r w:rsidRPr="008F52CA">
              <w:rPr>
                <w:rFonts w:asciiTheme="majorBidi" w:hAnsiTheme="majorBidi" w:cstheme="majorBidi"/>
              </w:rPr>
              <w:t>.</w:t>
            </w:r>
          </w:p>
          <w:p w14:paraId="043C6DAD" w14:textId="77777777" w:rsidR="00E52DE3" w:rsidRPr="00065BBB" w:rsidRDefault="00E52DE3" w:rsidP="008F52CA">
            <w:pPr>
              <w:pStyle w:val="NormalWeb"/>
              <w:ind w:left="360"/>
              <w:rPr>
                <w:rFonts w:asciiTheme="majorBidi" w:hAnsiTheme="majorBidi" w:cstheme="majorBidi"/>
                <w:b/>
                <w:bCs/>
              </w:rPr>
            </w:pPr>
          </w:p>
        </w:tc>
      </w:tr>
      <w:tr w:rsidR="00E52DE3" w:rsidRPr="00065BBB" w14:paraId="3970DCFF" w14:textId="77777777" w:rsidTr="00D90E7E">
        <w:trPr>
          <w:tblCellSpacing w:w="15" w:type="dxa"/>
        </w:trPr>
        <w:tc>
          <w:tcPr>
            <w:tcW w:w="13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75BAB3" w14:textId="77777777" w:rsidR="00E52DE3" w:rsidRPr="005B3B02" w:rsidRDefault="00E52DE3" w:rsidP="008F52CA">
            <w:pPr>
              <w:pStyle w:val="NormalWeb"/>
              <w:ind w:left="360"/>
              <w:rPr>
                <w:rFonts w:asciiTheme="majorBidi" w:hAnsiTheme="majorBidi" w:cstheme="majorBidi"/>
                <w:b/>
                <w:bCs/>
              </w:rPr>
            </w:pPr>
            <w:r w:rsidRPr="00E57D49">
              <w:rPr>
                <w:rFonts w:asciiTheme="majorBidi" w:hAnsiTheme="majorBidi" w:cstheme="majorBidi"/>
                <w:b/>
                <w:bCs/>
              </w:rPr>
              <w:lastRenderedPageBreak/>
              <w:t>Exp-05</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886D53" w14:textId="77777777" w:rsidR="00E52DE3" w:rsidRPr="00BF2320" w:rsidRDefault="00E52DE3" w:rsidP="008F52CA">
            <w:pPr>
              <w:pStyle w:val="NormalWeb"/>
              <w:ind w:left="360"/>
              <w:rPr>
                <w:rFonts w:asciiTheme="majorBidi" w:hAnsiTheme="majorBidi" w:cstheme="majorBidi"/>
                <w:b/>
                <w:bCs/>
              </w:rPr>
            </w:pPr>
            <w:r w:rsidRPr="00E57D49">
              <w:rPr>
                <w:rFonts w:asciiTheme="majorBidi" w:hAnsiTheme="majorBidi" w:cstheme="majorBidi"/>
                <w:b/>
                <w:bCs/>
              </w:rPr>
              <w:t>Human-in-the-Loop (HITL) Interruption Frequency Analysis</w:t>
            </w:r>
          </w:p>
        </w:tc>
        <w:tc>
          <w:tcPr>
            <w:tcW w:w="54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D6CC37" w14:textId="146A898C" w:rsidR="00E52DE3" w:rsidRPr="00E57D49" w:rsidRDefault="00E52DE3" w:rsidP="00D619F9">
            <w:pPr>
              <w:pStyle w:val="NormalWeb"/>
              <w:ind w:left="360"/>
              <w:rPr>
                <w:rFonts w:asciiTheme="majorBidi" w:hAnsiTheme="majorBidi" w:cstheme="majorBidi"/>
                <w:b/>
                <w:bCs/>
              </w:rPr>
            </w:pPr>
            <w:r w:rsidRPr="00E57D49">
              <w:rPr>
                <w:rFonts w:asciiTheme="majorBidi" w:hAnsiTheme="majorBidi" w:cstheme="majorBidi"/>
                <w:b/>
                <w:bCs/>
              </w:rPr>
              <w:t xml:space="preserve">Goal: </w:t>
            </w:r>
            <w:r w:rsidR="00A549A0" w:rsidRPr="00A549A0">
              <w:rPr>
                <w:rFonts w:asciiTheme="majorBidi" w:hAnsiTheme="majorBidi" w:cstheme="majorBidi"/>
              </w:rPr>
              <w:t xml:space="preserve">To evaluate the system's capacity to maintain </w:t>
            </w:r>
            <w:r w:rsidRPr="008F52CA">
              <w:rPr>
                <w:rFonts w:asciiTheme="majorBidi" w:hAnsiTheme="majorBidi" w:cstheme="majorBidi"/>
              </w:rPr>
              <w:t xml:space="preserve">architectural </w:t>
            </w:r>
            <w:r w:rsidR="00D619F9" w:rsidRPr="00D619F9">
              <w:rPr>
                <w:rFonts w:asciiTheme="majorBidi" w:hAnsiTheme="majorBidi" w:cstheme="majorBidi"/>
              </w:rPr>
              <w:t>context and adapt its automated TDD workflow when a human developer manually intervenes and alters the codebase mid-cycle</w:t>
            </w:r>
            <w:r w:rsidRPr="008F52CA">
              <w:rPr>
                <w:rFonts w:asciiTheme="majorBidi" w:hAnsiTheme="majorBidi" w:cstheme="majorBidi"/>
              </w:rPr>
              <w:t>.</w:t>
            </w:r>
          </w:p>
          <w:p w14:paraId="6C652342" w14:textId="1137337E" w:rsidR="00E52DE3" w:rsidRPr="00E57D49" w:rsidRDefault="00E52DE3" w:rsidP="00B8292D">
            <w:pPr>
              <w:pStyle w:val="NormalWeb"/>
              <w:ind w:left="360"/>
              <w:rPr>
                <w:rFonts w:asciiTheme="majorBidi" w:hAnsiTheme="majorBidi" w:cstheme="majorBidi"/>
                <w:b/>
                <w:bCs/>
              </w:rPr>
            </w:pPr>
            <w:r w:rsidRPr="00E57D49">
              <w:rPr>
                <w:rFonts w:asciiTheme="majorBidi" w:hAnsiTheme="majorBidi" w:cstheme="majorBidi"/>
                <w:b/>
                <w:bCs/>
              </w:rPr>
              <w:t xml:space="preserve">Method: </w:t>
            </w:r>
            <w:r w:rsidRPr="008F52CA">
              <w:rPr>
                <w:rFonts w:asciiTheme="majorBidi" w:hAnsiTheme="majorBidi" w:cstheme="majorBidi"/>
              </w:rPr>
              <w:t xml:space="preserve">We will </w:t>
            </w:r>
            <w:r w:rsidR="004532DA" w:rsidRPr="004532DA">
              <w:rPr>
                <w:rFonts w:asciiTheme="majorBidi" w:hAnsiTheme="majorBidi" w:cstheme="majorBidi"/>
              </w:rPr>
              <w:t>utilize a generalized case study featuring sufficiently complex functionality. The</w:t>
            </w:r>
            <w:r w:rsidR="004D5F90">
              <w:rPr>
                <w:rFonts w:asciiTheme="majorBidi" w:hAnsiTheme="majorBidi" w:cstheme="majorBidi"/>
              </w:rPr>
              <w:t xml:space="preserve"> </w:t>
            </w:r>
            <w:r w:rsidR="004D5F90" w:rsidRPr="004D5F90">
              <w:rPr>
                <w:rFonts w:asciiTheme="majorBidi" w:hAnsiTheme="majorBidi" w:cstheme="majorBidi"/>
              </w:rPr>
              <w:t>developed TDD tool</w:t>
            </w:r>
            <w:r w:rsidR="004532DA" w:rsidRPr="004532DA">
              <w:rPr>
                <w:rFonts w:asciiTheme="majorBidi" w:hAnsiTheme="majorBidi" w:cstheme="majorBidi"/>
              </w:rPr>
              <w:t xml:space="preserve"> will execute a continuous, iterative development cycle (e.g., completing the initial ten development stages autonomously). At a predetermined point, a human engineer will manually modify the source code </w:t>
            </w:r>
            <w:r w:rsidR="00C6168C" w:rsidRPr="00C6168C">
              <w:rPr>
                <w:rFonts w:asciiTheme="majorBidi" w:hAnsiTheme="majorBidi" w:cstheme="majorBidi"/>
              </w:rPr>
              <w:t>directly via a standard IDE (e.g., manually changing a core data type or adding a custom validation rule) without notifying the AI tool.</w:t>
            </w:r>
            <w:r w:rsidR="004532DA" w:rsidRPr="004532DA">
              <w:rPr>
                <w:rFonts w:asciiTheme="majorBidi" w:hAnsiTheme="majorBidi" w:cstheme="majorBidi"/>
              </w:rPr>
              <w:t xml:space="preserve"> </w:t>
            </w:r>
            <w:r w:rsidR="00B8292D" w:rsidRPr="00B8292D">
              <w:rPr>
                <w:rFonts w:asciiTheme="majorBidi" w:hAnsiTheme="majorBidi" w:cstheme="majorBidi"/>
              </w:rPr>
              <w:t xml:space="preserve">We will then resume the tool </w:t>
            </w:r>
            <w:r w:rsidR="00081695">
              <w:rPr>
                <w:rFonts w:asciiTheme="majorBidi" w:hAnsiTheme="majorBidi" w:cstheme="majorBidi"/>
              </w:rPr>
              <w:t xml:space="preserve">execution </w:t>
            </w:r>
            <w:proofErr w:type="gramStart"/>
            <w:r w:rsidR="00081695">
              <w:rPr>
                <w:rFonts w:asciiTheme="majorBidi" w:hAnsiTheme="majorBidi" w:cstheme="majorBidi"/>
              </w:rPr>
              <w:t xml:space="preserve">in order </w:t>
            </w:r>
            <w:r w:rsidR="00B8292D" w:rsidRPr="00B8292D">
              <w:rPr>
                <w:rFonts w:asciiTheme="majorBidi" w:hAnsiTheme="majorBidi" w:cstheme="majorBidi"/>
              </w:rPr>
              <w:t>to</w:t>
            </w:r>
            <w:proofErr w:type="gramEnd"/>
            <w:r w:rsidR="00B8292D" w:rsidRPr="00B8292D">
              <w:rPr>
                <w:rFonts w:asciiTheme="majorBidi" w:hAnsiTheme="majorBidi" w:cstheme="majorBidi"/>
              </w:rPr>
              <w:t xml:space="preserve"> mathematically evaluate how successfully the context aggregation module detects and processes this unprompted manual intervention. </w:t>
            </w:r>
            <w:r w:rsidR="00B8292D" w:rsidRPr="00B626B9">
              <w:rPr>
                <w:rFonts w:asciiTheme="majorBidi" w:hAnsiTheme="majorBidi" w:cstheme="majorBidi"/>
              </w:rPr>
              <w:t>Accuracy is numerically measured by achieving a 100% preservation rate of the human-authored code lines during the subsequent AI generation phase, and a 100% passing rate on the test suite, quantitatively proving the AI successfully adapted to the human's manual changes without destructive overwriting</w:t>
            </w:r>
            <w:r w:rsidR="004532DA" w:rsidRPr="00B8292D">
              <w:rPr>
                <w:rFonts w:asciiTheme="majorBidi" w:hAnsiTheme="majorBidi" w:cstheme="majorBidi"/>
              </w:rPr>
              <w:t>.</w:t>
            </w:r>
          </w:p>
          <w:p w14:paraId="7F068D8A" w14:textId="77777777" w:rsidR="00E52DE3" w:rsidRPr="00BF2320" w:rsidRDefault="00E52DE3" w:rsidP="008F52CA">
            <w:pPr>
              <w:pStyle w:val="NormalWeb"/>
              <w:ind w:left="360"/>
              <w:rPr>
                <w:rFonts w:asciiTheme="majorBidi" w:hAnsiTheme="majorBidi" w:cstheme="majorBidi"/>
                <w:b/>
                <w:bCs/>
              </w:rPr>
            </w:pPr>
          </w:p>
        </w:tc>
      </w:tr>
    </w:tbl>
    <w:p w14:paraId="49DC3D13" w14:textId="77777777" w:rsidR="000F0AB8" w:rsidRDefault="000F0AB8" w:rsidP="00A30F39">
      <w:pPr>
        <w:pStyle w:val="ListParagraph"/>
        <w:ind w:left="360" w:firstLine="0"/>
        <w:rPr>
          <w:rFonts w:asciiTheme="majorBidi" w:hAnsiTheme="majorBidi" w:cstheme="majorBidi"/>
          <w:b/>
          <w:bCs/>
          <w:color w:val="auto"/>
          <w:sz w:val="24"/>
          <w:szCs w:val="24"/>
        </w:rPr>
      </w:pPr>
    </w:p>
    <w:p w14:paraId="722A2BB2" w14:textId="77777777" w:rsidR="00D41F48" w:rsidRDefault="00D41F48" w:rsidP="00BD1585">
      <w:pPr>
        <w:pStyle w:val="ListParagraph"/>
        <w:numPr>
          <w:ilvl w:val="0"/>
          <w:numId w:val="105"/>
        </w:numPr>
        <w:rPr>
          <w:rFonts w:asciiTheme="majorBidi" w:hAnsiTheme="majorBidi" w:cstheme="majorBidi"/>
          <w:b/>
          <w:bCs/>
          <w:color w:val="auto"/>
          <w:sz w:val="24"/>
          <w:szCs w:val="24"/>
        </w:rPr>
      </w:pPr>
      <w:r w:rsidRPr="008953FB">
        <w:rPr>
          <w:rFonts w:asciiTheme="majorBidi" w:hAnsiTheme="majorBidi" w:cstheme="majorBidi"/>
          <w:b/>
          <w:bCs/>
          <w:color w:val="auto"/>
          <w:sz w:val="24"/>
          <w:szCs w:val="24"/>
        </w:rPr>
        <w:t>PRELIMINARY SOFTWARE ENGINEERING DOCUMENTS</w:t>
      </w:r>
    </w:p>
    <w:p w14:paraId="5E76E853" w14:textId="77777777" w:rsidR="001C0607" w:rsidRDefault="001C0607" w:rsidP="00A30F39">
      <w:pPr>
        <w:pStyle w:val="ListParagraph"/>
        <w:ind w:left="360" w:firstLine="0"/>
        <w:rPr>
          <w:rFonts w:asciiTheme="majorBidi" w:hAnsiTheme="majorBidi" w:cstheme="majorBidi"/>
          <w:b/>
          <w:bCs/>
          <w:color w:val="auto"/>
          <w:sz w:val="24"/>
          <w:szCs w:val="24"/>
        </w:rPr>
      </w:pPr>
    </w:p>
    <w:p w14:paraId="5FCB69B7" w14:textId="3EC16532" w:rsidR="007D2FD2" w:rsidRPr="008953FB" w:rsidRDefault="00D404E5" w:rsidP="007D2FD2">
      <w:pPr>
        <w:ind w:firstLine="0"/>
        <w:rPr>
          <w:rFonts w:asciiTheme="majorBidi" w:hAnsiTheme="majorBidi" w:cstheme="majorBidi"/>
          <w:b/>
          <w:bCs/>
          <w:color w:val="auto"/>
          <w:sz w:val="24"/>
          <w:szCs w:val="24"/>
        </w:rPr>
      </w:pPr>
      <w:r>
        <w:rPr>
          <w:rFonts w:asciiTheme="majorBidi" w:hAnsiTheme="majorBidi" w:cstheme="majorBidi"/>
          <w:color w:val="auto"/>
          <w:sz w:val="24"/>
          <w:szCs w:val="24"/>
        </w:rPr>
        <w:t>8.1</w:t>
      </w:r>
      <w:r w:rsidR="007D2FD2">
        <w:rPr>
          <w:rFonts w:asciiTheme="majorBidi" w:hAnsiTheme="majorBidi" w:cstheme="majorBidi"/>
          <w:b/>
          <w:bCs/>
          <w:color w:val="auto"/>
          <w:sz w:val="24"/>
          <w:szCs w:val="24"/>
        </w:rPr>
        <w:t xml:space="preserve"> </w:t>
      </w:r>
      <w:r w:rsidR="007D2FD2" w:rsidRPr="008953FB">
        <w:rPr>
          <w:rFonts w:asciiTheme="majorBidi" w:hAnsiTheme="majorBidi" w:cstheme="majorBidi"/>
          <w:b/>
          <w:bCs/>
          <w:color w:val="auto"/>
          <w:sz w:val="24"/>
          <w:szCs w:val="24"/>
        </w:rPr>
        <w:t>Proposed System Architecture and Workflow</w:t>
      </w:r>
    </w:p>
    <w:p w14:paraId="19A385B2" w14:textId="77777777" w:rsidR="007D2FD2" w:rsidRPr="008953FB" w:rsidRDefault="007D2FD2" w:rsidP="007D2FD2">
      <w:pPr>
        <w:ind w:left="1440" w:firstLine="0"/>
        <w:rPr>
          <w:rFonts w:asciiTheme="majorBidi" w:hAnsiTheme="majorBidi" w:cstheme="majorBidi"/>
          <w:color w:val="auto"/>
          <w:sz w:val="24"/>
          <w:szCs w:val="24"/>
        </w:rPr>
      </w:pPr>
      <w:r w:rsidRPr="008953FB">
        <w:rPr>
          <w:rFonts w:asciiTheme="majorBidi" w:hAnsiTheme="majorBidi" w:cstheme="majorBidi"/>
          <w:color w:val="auto"/>
          <w:sz w:val="24"/>
          <w:szCs w:val="24"/>
        </w:rPr>
        <w:t>Due to the scale and complexity of the automated TDD orchestration, the complete architectural diagrams have been hosted interactively for high-resolution viewing.</w:t>
      </w:r>
    </w:p>
    <w:p w14:paraId="314CCCF0" w14:textId="68DDAB07" w:rsidR="007D2FD2" w:rsidRPr="008953FB" w:rsidRDefault="00D404E5" w:rsidP="007D2FD2">
      <w:pPr>
        <w:ind w:left="1440" w:firstLine="0"/>
        <w:rPr>
          <w:rFonts w:asciiTheme="majorBidi" w:hAnsiTheme="majorBidi" w:cstheme="majorBidi"/>
          <w:color w:val="auto"/>
          <w:sz w:val="24"/>
          <w:szCs w:val="24"/>
        </w:rPr>
      </w:pPr>
      <w:r>
        <w:rPr>
          <w:rFonts w:asciiTheme="majorBidi" w:hAnsiTheme="majorBidi" w:cstheme="majorBidi"/>
          <w:color w:val="auto"/>
          <w:sz w:val="24"/>
          <w:szCs w:val="24"/>
        </w:rPr>
        <w:t>8</w:t>
      </w:r>
      <w:r w:rsidR="007D2FD2" w:rsidRPr="00D071A9">
        <w:rPr>
          <w:rFonts w:asciiTheme="majorBidi" w:hAnsiTheme="majorBidi" w:cstheme="majorBidi"/>
          <w:color w:val="auto"/>
          <w:sz w:val="24"/>
          <w:szCs w:val="24"/>
        </w:rPr>
        <w:t>.1.</w:t>
      </w:r>
      <w:r>
        <w:rPr>
          <w:rFonts w:asciiTheme="majorBidi" w:hAnsiTheme="majorBidi" w:cstheme="majorBidi"/>
          <w:color w:val="auto"/>
          <w:sz w:val="24"/>
          <w:szCs w:val="24"/>
        </w:rPr>
        <w:t>1</w:t>
      </w:r>
      <w:r w:rsidR="007D2FD2" w:rsidRPr="008953FB">
        <w:rPr>
          <w:rFonts w:asciiTheme="majorBidi" w:hAnsiTheme="majorBidi" w:cstheme="majorBidi"/>
          <w:b/>
          <w:bCs/>
          <w:color w:val="auto"/>
          <w:sz w:val="24"/>
          <w:szCs w:val="24"/>
        </w:rPr>
        <w:t xml:space="preserve"> System Workflow (Flowchart)</w:t>
      </w:r>
      <w:r w:rsidR="007D2FD2" w:rsidRPr="008953FB">
        <w:rPr>
          <w:rFonts w:asciiTheme="majorBidi" w:hAnsiTheme="majorBidi" w:cstheme="majorBidi"/>
          <w:color w:val="auto"/>
          <w:sz w:val="24"/>
          <w:szCs w:val="24"/>
        </w:rPr>
        <w:t xml:space="preserve"> The system operates </w:t>
      </w:r>
      <w:r w:rsidR="00B626B9" w:rsidRPr="008953FB">
        <w:rPr>
          <w:rFonts w:asciiTheme="majorBidi" w:hAnsiTheme="majorBidi" w:cstheme="majorBidi"/>
          <w:color w:val="auto"/>
          <w:sz w:val="24"/>
          <w:szCs w:val="24"/>
        </w:rPr>
        <w:t>in</w:t>
      </w:r>
      <w:r w:rsidR="007D2FD2" w:rsidRPr="008953FB">
        <w:rPr>
          <w:rFonts w:asciiTheme="majorBidi" w:hAnsiTheme="majorBidi" w:cstheme="majorBidi"/>
          <w:color w:val="auto"/>
          <w:sz w:val="24"/>
          <w:szCs w:val="24"/>
        </w:rPr>
        <w:t xml:space="preserve"> a continuous </w:t>
      </w:r>
      <w:r w:rsidR="00EA2B4A">
        <w:rPr>
          <w:rFonts w:asciiTheme="majorBidi" w:hAnsiTheme="majorBidi" w:cstheme="majorBidi"/>
          <w:color w:val="auto"/>
          <w:sz w:val="24"/>
          <w:szCs w:val="24"/>
        </w:rPr>
        <w:t xml:space="preserve">       </w:t>
      </w:r>
      <w:r w:rsidR="007D2FD2" w:rsidRPr="008953FB">
        <w:rPr>
          <w:rFonts w:asciiTheme="majorBidi" w:hAnsiTheme="majorBidi" w:cstheme="majorBidi"/>
          <w:color w:val="auto"/>
          <w:sz w:val="24"/>
          <w:szCs w:val="24"/>
        </w:rPr>
        <w:t>feedback loop. It manages context injections, triggers the Maven compilation environment, and parses test results to determine whether the LLM agent needs to perform a subsequent corrective iteration or if the step is complete.</w:t>
      </w:r>
    </w:p>
    <w:p w14:paraId="2B61B758" w14:textId="77777777" w:rsidR="00DB2F18" w:rsidRDefault="00DB2F18" w:rsidP="007D2FD2">
      <w:pPr>
        <w:ind w:left="1440" w:firstLine="0"/>
        <w:rPr>
          <w:rFonts w:asciiTheme="majorBidi" w:hAnsiTheme="majorBidi" w:cstheme="majorBidi"/>
          <w:b/>
          <w:bCs/>
          <w:color w:val="auto"/>
          <w:sz w:val="24"/>
          <w:szCs w:val="24"/>
          <w:rtl/>
        </w:rPr>
      </w:pPr>
    </w:p>
    <w:p w14:paraId="69010F4B" w14:textId="77777777" w:rsidR="00DB2F18" w:rsidRDefault="00DB2F18" w:rsidP="007D2FD2">
      <w:pPr>
        <w:ind w:left="1440" w:firstLine="0"/>
        <w:rPr>
          <w:rFonts w:asciiTheme="majorBidi" w:hAnsiTheme="majorBidi" w:cstheme="majorBidi"/>
          <w:b/>
          <w:bCs/>
          <w:color w:val="auto"/>
          <w:sz w:val="24"/>
          <w:szCs w:val="24"/>
          <w:rtl/>
        </w:rPr>
      </w:pPr>
    </w:p>
    <w:p w14:paraId="6A5EF3C5" w14:textId="46DB35C4" w:rsidR="007D2FD2" w:rsidRDefault="00846E91" w:rsidP="007D2FD2">
      <w:pPr>
        <w:ind w:left="1440" w:firstLine="0"/>
        <w:rPr>
          <w:rFonts w:asciiTheme="majorBidi" w:hAnsiTheme="majorBidi" w:cstheme="majorBidi"/>
          <w:b/>
          <w:bCs/>
          <w:color w:val="auto"/>
          <w:sz w:val="24"/>
          <w:szCs w:val="24"/>
          <w:rtl/>
        </w:rPr>
      </w:pPr>
      <w:r>
        <w:rPr>
          <w:rFonts w:asciiTheme="majorBidi" w:hAnsiTheme="majorBidi" w:cstheme="majorBidi"/>
          <w:b/>
          <w:bCs/>
          <w:noProof/>
          <w:color w:val="auto"/>
          <w:sz w:val="24"/>
          <w:szCs w:val="24"/>
        </w:rPr>
        <w:lastRenderedPageBreak/>
        <w:drawing>
          <wp:anchor distT="0" distB="0" distL="114300" distR="114300" simplePos="0" relativeHeight="251659264" behindDoc="0" locked="0" layoutInCell="1" allowOverlap="1" wp14:anchorId="4C1E5448" wp14:editId="28805AF0">
            <wp:simplePos x="0" y="0"/>
            <wp:positionH relativeFrom="column">
              <wp:posOffset>0</wp:posOffset>
            </wp:positionH>
            <wp:positionV relativeFrom="paragraph">
              <wp:posOffset>277495</wp:posOffset>
            </wp:positionV>
            <wp:extent cx="6129020" cy="8525254"/>
            <wp:effectExtent l="0" t="0" r="5080" b="0"/>
            <wp:wrapSquare wrapText="bothSides"/>
            <wp:docPr id="19046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52" name="Picture 19046752"/>
                    <pic:cNvPicPr/>
                  </pic:nvPicPr>
                  <pic:blipFill>
                    <a:blip r:embed="rId19">
                      <a:extLst>
                        <a:ext uri="{28A0092B-C50C-407E-A947-70E740481C1C}">
                          <a14:useLocalDpi xmlns:a14="http://schemas.microsoft.com/office/drawing/2010/main" val="0"/>
                        </a:ext>
                      </a:extLst>
                    </a:blip>
                    <a:stretch>
                      <a:fillRect/>
                    </a:stretch>
                  </pic:blipFill>
                  <pic:spPr>
                    <a:xfrm>
                      <a:off x="0" y="0"/>
                      <a:ext cx="6129020" cy="8525254"/>
                    </a:xfrm>
                    <a:prstGeom prst="rect">
                      <a:avLst/>
                    </a:prstGeom>
                  </pic:spPr>
                </pic:pic>
              </a:graphicData>
            </a:graphic>
            <wp14:sizeRelH relativeFrom="page">
              <wp14:pctWidth>0</wp14:pctWidth>
            </wp14:sizeRelH>
            <wp14:sizeRelV relativeFrom="page">
              <wp14:pctHeight>0</wp14:pctHeight>
            </wp14:sizeRelV>
          </wp:anchor>
        </w:drawing>
      </w:r>
    </w:p>
    <w:p w14:paraId="565D48F1" w14:textId="473650EF" w:rsidR="00063F71" w:rsidRDefault="00063F71" w:rsidP="00063F71">
      <w:pPr>
        <w:ind w:left="720" w:firstLine="720"/>
        <w:rPr>
          <w:rFonts w:asciiTheme="majorBidi" w:hAnsiTheme="majorBidi" w:cstheme="majorBidi"/>
          <w:b/>
          <w:bCs/>
          <w:color w:val="auto"/>
          <w:sz w:val="24"/>
          <w:szCs w:val="24"/>
          <w:rtl/>
        </w:rPr>
      </w:pPr>
      <w:r w:rsidRPr="00305EF0">
        <w:rPr>
          <w:rFonts w:asciiTheme="majorBidi" w:hAnsiTheme="majorBidi" w:cstheme="majorBidi"/>
          <w:b/>
          <w:bCs/>
          <w:color w:val="auto"/>
          <w:sz w:val="24"/>
          <w:szCs w:val="24"/>
        </w:rPr>
        <w:t xml:space="preserve">Figure </w:t>
      </w:r>
      <w:r w:rsidR="003409BD">
        <w:rPr>
          <w:rFonts w:asciiTheme="majorBidi" w:hAnsiTheme="majorBidi" w:cstheme="majorBidi"/>
          <w:b/>
          <w:bCs/>
          <w:color w:val="auto"/>
          <w:sz w:val="24"/>
          <w:szCs w:val="24"/>
        </w:rPr>
        <w:t>2</w:t>
      </w:r>
      <w:r w:rsidRPr="00305EF0">
        <w:rPr>
          <w:rFonts w:asciiTheme="majorBidi" w:hAnsiTheme="majorBidi" w:cstheme="majorBidi"/>
          <w:b/>
          <w:bCs/>
          <w:color w:val="auto"/>
          <w:sz w:val="24"/>
          <w:szCs w:val="24"/>
        </w:rPr>
        <w:t>:</w:t>
      </w:r>
      <w:r>
        <w:rPr>
          <w:rFonts w:asciiTheme="majorBidi" w:hAnsiTheme="majorBidi" w:cstheme="majorBidi"/>
          <w:b/>
          <w:bCs/>
          <w:color w:val="auto"/>
          <w:sz w:val="24"/>
          <w:szCs w:val="24"/>
        </w:rPr>
        <w:t xml:space="preserve"> </w:t>
      </w:r>
      <w:r w:rsidRPr="008953FB">
        <w:rPr>
          <w:rFonts w:asciiTheme="majorBidi" w:hAnsiTheme="majorBidi" w:cstheme="majorBidi"/>
          <w:b/>
          <w:bCs/>
          <w:color w:val="auto"/>
          <w:sz w:val="24"/>
          <w:szCs w:val="24"/>
        </w:rPr>
        <w:t>System Workflow Flowchart</w:t>
      </w:r>
    </w:p>
    <w:p w14:paraId="47471418" w14:textId="77777777" w:rsidR="00BE7811" w:rsidRPr="008953FB" w:rsidRDefault="00BE7811" w:rsidP="007D2FD2">
      <w:pPr>
        <w:ind w:left="0" w:firstLine="0"/>
        <w:rPr>
          <w:rFonts w:asciiTheme="majorBidi" w:hAnsiTheme="majorBidi" w:cstheme="majorBidi"/>
          <w:color w:val="auto"/>
          <w:sz w:val="24"/>
          <w:szCs w:val="24"/>
        </w:rPr>
      </w:pPr>
    </w:p>
    <w:p w14:paraId="2F550C88" w14:textId="6031AD0B" w:rsidR="007D2FD2" w:rsidRPr="00723A7A" w:rsidRDefault="00BF7354" w:rsidP="00BF7354">
      <w:pPr>
        <w:ind w:left="1440" w:firstLine="0"/>
        <w:rPr>
          <w:rFonts w:asciiTheme="majorBidi" w:hAnsiTheme="majorBidi" w:cstheme="majorBidi"/>
          <w:color w:val="auto"/>
          <w:sz w:val="24"/>
          <w:szCs w:val="24"/>
        </w:rPr>
      </w:pPr>
      <w:r>
        <w:rPr>
          <w:rFonts w:asciiTheme="majorBidi" w:hAnsiTheme="majorBidi" w:cstheme="majorBidi"/>
          <w:color w:val="auto"/>
          <w:sz w:val="24"/>
          <w:szCs w:val="24"/>
        </w:rPr>
        <w:t>8</w:t>
      </w:r>
      <w:r w:rsidRPr="00D071A9">
        <w:rPr>
          <w:rFonts w:asciiTheme="majorBidi" w:hAnsiTheme="majorBidi" w:cstheme="majorBidi"/>
          <w:color w:val="auto"/>
          <w:sz w:val="24"/>
          <w:szCs w:val="24"/>
        </w:rPr>
        <w:t>.1.</w:t>
      </w:r>
      <w:r>
        <w:rPr>
          <w:rFonts w:asciiTheme="majorBidi" w:hAnsiTheme="majorBidi" w:cstheme="majorBidi"/>
          <w:color w:val="auto"/>
          <w:sz w:val="24"/>
          <w:szCs w:val="24"/>
        </w:rPr>
        <w:t xml:space="preserve">2 </w:t>
      </w:r>
      <w:r w:rsidR="007D2FD2" w:rsidRPr="00723A7A">
        <w:rPr>
          <w:rFonts w:asciiTheme="majorBidi" w:hAnsiTheme="majorBidi" w:cstheme="majorBidi"/>
          <w:b/>
          <w:bCs/>
          <w:color w:val="auto"/>
          <w:sz w:val="24"/>
          <w:szCs w:val="24"/>
        </w:rPr>
        <w:t>Deployment Diagram</w:t>
      </w:r>
      <w:r w:rsidR="007D2FD2" w:rsidRPr="00723A7A">
        <w:rPr>
          <w:rFonts w:asciiTheme="majorBidi" w:hAnsiTheme="majorBidi" w:cstheme="majorBidi"/>
          <w:color w:val="auto"/>
          <w:sz w:val="24"/>
          <w:szCs w:val="24"/>
        </w:rPr>
        <w:t xml:space="preserve"> The deployment architecture illustrates the system's structural components and their distributed execution. It maps the secure data flow between the local developer workstation, the isolated execution environment (which handles context building and automated testing), and the external cloud-based LLM infrastructure.</w:t>
      </w:r>
    </w:p>
    <w:p w14:paraId="63040E23" w14:textId="11DA6443" w:rsidR="007D2FD2" w:rsidRDefault="00846E91" w:rsidP="003A5DDB">
      <w:pPr>
        <w:ind w:left="0" w:firstLine="0"/>
        <w:rPr>
          <w:rFonts w:asciiTheme="majorBidi" w:hAnsiTheme="majorBidi" w:cstheme="majorBidi"/>
          <w:b/>
          <w:bCs/>
          <w:color w:val="auto"/>
          <w:sz w:val="24"/>
          <w:szCs w:val="24"/>
        </w:rPr>
      </w:pPr>
      <w:r>
        <w:rPr>
          <w:rFonts w:asciiTheme="majorBidi" w:hAnsiTheme="majorBidi" w:cstheme="majorBidi"/>
          <w:b/>
          <w:bCs/>
          <w:noProof/>
          <w:color w:val="auto"/>
          <w:sz w:val="24"/>
          <w:szCs w:val="24"/>
        </w:rPr>
        <w:drawing>
          <wp:anchor distT="0" distB="0" distL="114300" distR="114300" simplePos="0" relativeHeight="251660288" behindDoc="0" locked="0" layoutInCell="1" allowOverlap="1" wp14:anchorId="7D4C7C3A" wp14:editId="38D4A4D6">
            <wp:simplePos x="0" y="0"/>
            <wp:positionH relativeFrom="column">
              <wp:posOffset>-237490</wp:posOffset>
            </wp:positionH>
            <wp:positionV relativeFrom="paragraph">
              <wp:posOffset>270510</wp:posOffset>
            </wp:positionV>
            <wp:extent cx="6360160" cy="6420485"/>
            <wp:effectExtent l="0" t="0" r="2540" b="5715"/>
            <wp:wrapSquare wrapText="bothSides"/>
            <wp:docPr id="50003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3886" name="Picture 50003886"/>
                    <pic:cNvPicPr/>
                  </pic:nvPicPr>
                  <pic:blipFill>
                    <a:blip r:embed="rId20">
                      <a:extLst>
                        <a:ext uri="{28A0092B-C50C-407E-A947-70E740481C1C}">
                          <a14:useLocalDpi xmlns:a14="http://schemas.microsoft.com/office/drawing/2010/main" val="0"/>
                        </a:ext>
                      </a:extLst>
                    </a:blip>
                    <a:stretch>
                      <a:fillRect/>
                    </a:stretch>
                  </pic:blipFill>
                  <pic:spPr>
                    <a:xfrm>
                      <a:off x="0" y="0"/>
                      <a:ext cx="6360160" cy="6420485"/>
                    </a:xfrm>
                    <a:prstGeom prst="rect">
                      <a:avLst/>
                    </a:prstGeom>
                  </pic:spPr>
                </pic:pic>
              </a:graphicData>
            </a:graphic>
            <wp14:sizeRelH relativeFrom="page">
              <wp14:pctWidth>0</wp14:pctWidth>
            </wp14:sizeRelH>
            <wp14:sizeRelV relativeFrom="page">
              <wp14:pctHeight>0</wp14:pctHeight>
            </wp14:sizeRelV>
          </wp:anchor>
        </w:drawing>
      </w:r>
    </w:p>
    <w:p w14:paraId="401FD7D6" w14:textId="6F7EC323" w:rsidR="007D2FD2" w:rsidRDefault="003409BD" w:rsidP="00460FFE">
      <w:pPr>
        <w:ind w:left="0" w:firstLine="0"/>
        <w:rPr>
          <w:rFonts w:asciiTheme="majorBidi" w:hAnsiTheme="majorBidi" w:cstheme="majorBidi"/>
          <w:b/>
          <w:bCs/>
          <w:color w:val="auto"/>
          <w:sz w:val="24"/>
          <w:szCs w:val="24"/>
        </w:rPr>
      </w:pPr>
      <w:r>
        <w:rPr>
          <w:rFonts w:asciiTheme="majorBidi" w:hAnsiTheme="majorBidi" w:cstheme="majorBidi"/>
          <w:b/>
          <w:bCs/>
          <w:color w:val="auto"/>
          <w:sz w:val="24"/>
          <w:szCs w:val="24"/>
        </w:rPr>
        <w:t xml:space="preserve">                       </w:t>
      </w:r>
      <w:r w:rsidR="00063F71" w:rsidRPr="00A03555">
        <w:rPr>
          <w:rFonts w:asciiTheme="majorBidi" w:hAnsiTheme="majorBidi" w:cstheme="majorBidi"/>
          <w:b/>
          <w:bCs/>
          <w:color w:val="auto"/>
          <w:sz w:val="24"/>
          <w:szCs w:val="24"/>
        </w:rPr>
        <w:t xml:space="preserve">Figure </w:t>
      </w:r>
      <w:r>
        <w:rPr>
          <w:rFonts w:asciiTheme="majorBidi" w:hAnsiTheme="majorBidi" w:cstheme="majorBidi"/>
          <w:b/>
          <w:bCs/>
          <w:color w:val="auto"/>
          <w:sz w:val="24"/>
          <w:szCs w:val="24"/>
        </w:rPr>
        <w:t>3</w:t>
      </w:r>
      <w:r w:rsidR="00063F71" w:rsidRPr="00A03555">
        <w:rPr>
          <w:rFonts w:asciiTheme="majorBidi" w:hAnsiTheme="majorBidi" w:cstheme="majorBidi"/>
          <w:b/>
          <w:bCs/>
          <w:color w:val="auto"/>
          <w:sz w:val="24"/>
          <w:szCs w:val="24"/>
        </w:rPr>
        <w:t>: Deployment Diagram</w:t>
      </w:r>
    </w:p>
    <w:p w14:paraId="20A7F340" w14:textId="77777777" w:rsidR="007D2FD2" w:rsidRDefault="007D2FD2" w:rsidP="007D2FD2">
      <w:pPr>
        <w:ind w:left="0" w:firstLine="0"/>
        <w:rPr>
          <w:rFonts w:asciiTheme="majorBidi" w:hAnsiTheme="majorBidi" w:cstheme="majorBidi"/>
          <w:b/>
          <w:bCs/>
          <w:color w:val="auto"/>
          <w:sz w:val="24"/>
          <w:szCs w:val="24"/>
        </w:rPr>
      </w:pPr>
    </w:p>
    <w:p w14:paraId="35D20112" w14:textId="152C1BB2" w:rsidR="007D2FD2" w:rsidRPr="00621580" w:rsidRDefault="00846E91" w:rsidP="007C2BC8">
      <w:pPr>
        <w:ind w:left="1440" w:firstLine="0"/>
        <w:rPr>
          <w:rFonts w:asciiTheme="majorBidi" w:hAnsiTheme="majorBidi" w:cstheme="majorBidi"/>
          <w:b/>
          <w:bCs/>
          <w:color w:val="auto"/>
          <w:sz w:val="24"/>
          <w:szCs w:val="24"/>
        </w:rPr>
      </w:pPr>
      <w:r>
        <w:rPr>
          <w:rFonts w:asciiTheme="majorBidi" w:hAnsiTheme="majorBidi" w:cstheme="majorBidi"/>
          <w:b/>
          <w:bCs/>
          <w:noProof/>
          <w:color w:val="auto"/>
          <w:sz w:val="24"/>
          <w:szCs w:val="24"/>
        </w:rPr>
        <w:lastRenderedPageBreak/>
        <w:drawing>
          <wp:anchor distT="0" distB="0" distL="114300" distR="114300" simplePos="0" relativeHeight="251661312" behindDoc="0" locked="0" layoutInCell="1" allowOverlap="1" wp14:anchorId="63AC94F4" wp14:editId="64A1BA44">
            <wp:simplePos x="0" y="0"/>
            <wp:positionH relativeFrom="column">
              <wp:posOffset>360680</wp:posOffset>
            </wp:positionH>
            <wp:positionV relativeFrom="paragraph">
              <wp:posOffset>658495</wp:posOffset>
            </wp:positionV>
            <wp:extent cx="5775325" cy="4742180"/>
            <wp:effectExtent l="0" t="0" r="0" b="1270"/>
            <wp:wrapSquare wrapText="bothSides"/>
            <wp:docPr id="1768215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15873" name="Picture 1768215873"/>
                    <pic:cNvPicPr/>
                  </pic:nvPicPr>
                  <pic:blipFill>
                    <a:blip r:embed="rId21">
                      <a:extLst>
                        <a:ext uri="{28A0092B-C50C-407E-A947-70E740481C1C}">
                          <a14:useLocalDpi xmlns:a14="http://schemas.microsoft.com/office/drawing/2010/main" val="0"/>
                        </a:ext>
                      </a:extLst>
                    </a:blip>
                    <a:stretch>
                      <a:fillRect/>
                    </a:stretch>
                  </pic:blipFill>
                  <pic:spPr>
                    <a:xfrm>
                      <a:off x="0" y="0"/>
                      <a:ext cx="5775325" cy="4742180"/>
                    </a:xfrm>
                    <a:prstGeom prst="rect">
                      <a:avLst/>
                    </a:prstGeom>
                  </pic:spPr>
                </pic:pic>
              </a:graphicData>
            </a:graphic>
            <wp14:sizeRelH relativeFrom="page">
              <wp14:pctWidth>0</wp14:pctWidth>
            </wp14:sizeRelH>
            <wp14:sizeRelV relativeFrom="page">
              <wp14:pctHeight>0</wp14:pctHeight>
            </wp14:sizeRelV>
          </wp:anchor>
        </w:drawing>
      </w:r>
      <w:r w:rsidR="00BF7354">
        <w:rPr>
          <w:rFonts w:asciiTheme="majorBidi" w:hAnsiTheme="majorBidi" w:cstheme="majorBidi"/>
          <w:color w:val="auto"/>
          <w:sz w:val="24"/>
          <w:szCs w:val="24"/>
        </w:rPr>
        <w:t>8</w:t>
      </w:r>
      <w:r w:rsidR="00BF7354" w:rsidRPr="00D071A9">
        <w:rPr>
          <w:rFonts w:asciiTheme="majorBidi" w:hAnsiTheme="majorBidi" w:cstheme="majorBidi"/>
          <w:color w:val="auto"/>
          <w:sz w:val="24"/>
          <w:szCs w:val="24"/>
        </w:rPr>
        <w:t>.1.</w:t>
      </w:r>
      <w:r w:rsidR="00BF7354">
        <w:rPr>
          <w:rFonts w:asciiTheme="majorBidi" w:hAnsiTheme="majorBidi" w:cstheme="majorBidi"/>
          <w:color w:val="auto"/>
          <w:sz w:val="24"/>
          <w:szCs w:val="24"/>
        </w:rPr>
        <w:t xml:space="preserve">3 </w:t>
      </w:r>
      <w:r w:rsidR="007D2FD2" w:rsidRPr="00621580">
        <w:rPr>
          <w:rFonts w:asciiTheme="majorBidi" w:hAnsiTheme="majorBidi" w:cstheme="majorBidi"/>
          <w:b/>
          <w:bCs/>
          <w:color w:val="auto"/>
          <w:sz w:val="24"/>
          <w:szCs w:val="24"/>
        </w:rPr>
        <w:t xml:space="preserve">Use Case </w:t>
      </w:r>
      <w:r w:rsidR="007D2FD2" w:rsidRPr="00A03555">
        <w:rPr>
          <w:rFonts w:asciiTheme="majorBidi" w:hAnsiTheme="majorBidi" w:cstheme="majorBidi"/>
          <w:b/>
          <w:bCs/>
          <w:color w:val="auto"/>
          <w:sz w:val="24"/>
          <w:szCs w:val="24"/>
        </w:rPr>
        <w:t>Diagram</w:t>
      </w:r>
      <w:r w:rsidR="007D2FD2" w:rsidRPr="00621580">
        <w:rPr>
          <w:rFonts w:asciiTheme="majorBidi" w:hAnsiTheme="majorBidi" w:cstheme="majorBidi"/>
          <w:color w:val="auto"/>
          <w:sz w:val="24"/>
          <w:szCs w:val="24"/>
        </w:rPr>
        <w:t xml:space="preserve"> The </w:t>
      </w:r>
      <w:proofErr w:type="gramStart"/>
      <w:r w:rsidR="007D2FD2" w:rsidRPr="00621580">
        <w:rPr>
          <w:rFonts w:asciiTheme="majorBidi" w:hAnsiTheme="majorBidi" w:cstheme="majorBidi"/>
          <w:color w:val="auto"/>
          <w:sz w:val="24"/>
          <w:szCs w:val="24"/>
        </w:rPr>
        <w:t>following</w:t>
      </w:r>
      <w:proofErr w:type="gramEnd"/>
      <w:r w:rsidR="007D2FD2" w:rsidRPr="00621580">
        <w:rPr>
          <w:rFonts w:asciiTheme="majorBidi" w:hAnsiTheme="majorBidi" w:cstheme="majorBidi"/>
          <w:color w:val="auto"/>
          <w:sz w:val="24"/>
          <w:szCs w:val="24"/>
        </w:rPr>
        <w:t xml:space="preserve"> Use Case diagram illustrates the primary interactions between the Engineer and the TDD Console, mapping out the core functionalities of the system</w:t>
      </w:r>
      <w:r w:rsidR="007D2FD2" w:rsidRPr="00621580">
        <w:rPr>
          <w:rFonts w:asciiTheme="majorBidi" w:hAnsiTheme="majorBidi" w:cstheme="majorBidi"/>
          <w:b/>
          <w:bCs/>
          <w:color w:val="auto"/>
          <w:sz w:val="24"/>
          <w:szCs w:val="24"/>
        </w:rPr>
        <w:t>.</w:t>
      </w:r>
    </w:p>
    <w:p w14:paraId="547FF032" w14:textId="6FBF7951" w:rsidR="007D2FD2" w:rsidRDefault="007D2FD2" w:rsidP="007D2FD2">
      <w:pPr>
        <w:ind w:left="720" w:firstLine="720"/>
        <w:rPr>
          <w:rFonts w:asciiTheme="majorBidi" w:hAnsiTheme="majorBidi" w:cstheme="majorBidi"/>
          <w:b/>
          <w:bCs/>
          <w:color w:val="auto"/>
          <w:sz w:val="24"/>
          <w:szCs w:val="24"/>
          <w:rtl/>
        </w:rPr>
      </w:pPr>
      <w:r w:rsidRPr="00BA1ABD">
        <w:rPr>
          <w:rFonts w:asciiTheme="majorBidi" w:hAnsiTheme="majorBidi" w:cstheme="majorBidi"/>
          <w:b/>
          <w:bCs/>
          <w:color w:val="auto"/>
          <w:sz w:val="24"/>
          <w:szCs w:val="24"/>
        </w:rPr>
        <w:t xml:space="preserve">Figure </w:t>
      </w:r>
      <w:r w:rsidR="003409BD">
        <w:rPr>
          <w:rFonts w:asciiTheme="majorBidi" w:hAnsiTheme="majorBidi" w:cstheme="majorBidi"/>
          <w:b/>
          <w:bCs/>
          <w:color w:val="auto"/>
          <w:sz w:val="24"/>
          <w:szCs w:val="24"/>
        </w:rPr>
        <w:t>4</w:t>
      </w:r>
      <w:r w:rsidRPr="00BA1ABD">
        <w:rPr>
          <w:rFonts w:asciiTheme="majorBidi" w:hAnsiTheme="majorBidi" w:cstheme="majorBidi"/>
          <w:b/>
          <w:bCs/>
          <w:color w:val="auto"/>
          <w:sz w:val="24"/>
          <w:szCs w:val="24"/>
        </w:rPr>
        <w:t>: TDD Console Use Case Diagram</w:t>
      </w:r>
    </w:p>
    <w:p w14:paraId="76AC4858" w14:textId="77777777" w:rsidR="00F078D2" w:rsidRPr="008953FB" w:rsidRDefault="00F078D2" w:rsidP="00460FFE">
      <w:pPr>
        <w:ind w:left="720" w:firstLine="720"/>
        <w:rPr>
          <w:rFonts w:asciiTheme="majorBidi" w:hAnsiTheme="majorBidi" w:cstheme="majorBidi"/>
          <w:color w:val="auto"/>
          <w:sz w:val="24"/>
          <w:szCs w:val="24"/>
        </w:rPr>
      </w:pPr>
    </w:p>
    <w:p w14:paraId="4B2E9424" w14:textId="4A1529CC" w:rsidR="007D2FD2" w:rsidRPr="008953FB" w:rsidRDefault="00BF7354" w:rsidP="007D2FD2">
      <w:pPr>
        <w:ind w:left="1440" w:firstLine="0"/>
        <w:rPr>
          <w:rFonts w:asciiTheme="majorBidi" w:hAnsiTheme="majorBidi" w:cstheme="majorBidi"/>
          <w:color w:val="auto"/>
          <w:sz w:val="24"/>
          <w:szCs w:val="24"/>
        </w:rPr>
      </w:pPr>
      <w:r>
        <w:rPr>
          <w:rFonts w:asciiTheme="majorBidi" w:hAnsiTheme="majorBidi" w:cstheme="majorBidi"/>
          <w:color w:val="auto"/>
          <w:sz w:val="24"/>
          <w:szCs w:val="24"/>
        </w:rPr>
        <w:t>8</w:t>
      </w:r>
      <w:r w:rsidRPr="00D071A9">
        <w:rPr>
          <w:rFonts w:asciiTheme="majorBidi" w:hAnsiTheme="majorBidi" w:cstheme="majorBidi"/>
          <w:color w:val="auto"/>
          <w:sz w:val="24"/>
          <w:szCs w:val="24"/>
        </w:rPr>
        <w:t>.1.</w:t>
      </w:r>
      <w:r>
        <w:rPr>
          <w:rFonts w:asciiTheme="majorBidi" w:hAnsiTheme="majorBidi" w:cstheme="majorBidi"/>
          <w:color w:val="auto"/>
          <w:sz w:val="24"/>
          <w:szCs w:val="24"/>
        </w:rPr>
        <w:t xml:space="preserve">4 </w:t>
      </w:r>
      <w:r w:rsidR="007D2FD2" w:rsidRPr="008953FB">
        <w:rPr>
          <w:rFonts w:asciiTheme="majorBidi" w:hAnsiTheme="majorBidi" w:cstheme="majorBidi"/>
          <w:b/>
          <w:bCs/>
          <w:color w:val="auto"/>
          <w:sz w:val="24"/>
          <w:szCs w:val="24"/>
        </w:rPr>
        <w:t>External API Integration</w:t>
      </w:r>
      <w:r w:rsidR="007D2FD2" w:rsidRPr="008953FB">
        <w:rPr>
          <w:rFonts w:asciiTheme="majorBidi" w:hAnsiTheme="majorBidi" w:cstheme="majorBidi"/>
          <w:color w:val="auto"/>
          <w:sz w:val="24"/>
          <w:szCs w:val="24"/>
        </w:rPr>
        <w:t xml:space="preserve"> To enable the autonomous code generation capabilities within the TDD loop, our system relies on external Large Language Model APIs rather than locally hosted models. The architecture is designed to be model-agnostic, allowing seamless switching between different reasoning engines. Currently, the system integrates with two primary external APIs:</w:t>
      </w:r>
    </w:p>
    <w:p w14:paraId="54F60B15" w14:textId="77777777" w:rsidR="007D2FD2" w:rsidRPr="008953FB" w:rsidRDefault="007D2FD2" w:rsidP="007D2FD2">
      <w:pPr>
        <w:numPr>
          <w:ilvl w:val="0"/>
          <w:numId w:val="86"/>
        </w:numPr>
        <w:tabs>
          <w:tab w:val="num" w:pos="1440"/>
        </w:tabs>
        <w:ind w:left="1800"/>
        <w:rPr>
          <w:rFonts w:asciiTheme="majorBidi" w:hAnsiTheme="majorBidi" w:cstheme="majorBidi"/>
          <w:color w:val="auto"/>
          <w:sz w:val="24"/>
          <w:szCs w:val="24"/>
        </w:rPr>
      </w:pPr>
      <w:r w:rsidRPr="008953FB">
        <w:rPr>
          <w:rFonts w:asciiTheme="majorBidi" w:hAnsiTheme="majorBidi" w:cstheme="majorBidi"/>
          <w:b/>
          <w:bCs/>
          <w:color w:val="auto"/>
          <w:sz w:val="24"/>
          <w:szCs w:val="24"/>
        </w:rPr>
        <w:t>Anthropic API (Claude 3.5 Sonnet):</w:t>
      </w:r>
      <w:r w:rsidRPr="008953FB">
        <w:rPr>
          <w:rFonts w:asciiTheme="majorBidi" w:hAnsiTheme="majorBidi" w:cstheme="majorBidi"/>
          <w:color w:val="auto"/>
          <w:sz w:val="24"/>
          <w:szCs w:val="24"/>
        </w:rPr>
        <w:t xml:space="preserve"> Utilized as the primary reasoning engine due to its superior capabilities in surgical code editing, context retention, and strict adherence to provided system prompts.</w:t>
      </w:r>
    </w:p>
    <w:p w14:paraId="7E1414F1" w14:textId="77777777" w:rsidR="007D2FD2" w:rsidRPr="008953FB" w:rsidRDefault="007D2FD2" w:rsidP="007D2FD2">
      <w:pPr>
        <w:numPr>
          <w:ilvl w:val="0"/>
          <w:numId w:val="86"/>
        </w:numPr>
        <w:tabs>
          <w:tab w:val="num" w:pos="1440"/>
        </w:tabs>
        <w:ind w:left="1800"/>
        <w:rPr>
          <w:rFonts w:asciiTheme="majorBidi" w:hAnsiTheme="majorBidi" w:cstheme="majorBidi"/>
          <w:color w:val="auto"/>
          <w:sz w:val="24"/>
          <w:szCs w:val="24"/>
        </w:rPr>
      </w:pPr>
      <w:r w:rsidRPr="008953FB">
        <w:rPr>
          <w:rFonts w:asciiTheme="majorBidi" w:hAnsiTheme="majorBidi" w:cstheme="majorBidi"/>
          <w:b/>
          <w:bCs/>
          <w:color w:val="auto"/>
          <w:sz w:val="24"/>
          <w:szCs w:val="24"/>
        </w:rPr>
        <w:t>OpenAI API (o3-mini):</w:t>
      </w:r>
      <w:r w:rsidRPr="008953FB">
        <w:rPr>
          <w:rFonts w:asciiTheme="majorBidi" w:hAnsiTheme="majorBidi" w:cstheme="majorBidi"/>
          <w:color w:val="auto"/>
          <w:sz w:val="24"/>
          <w:szCs w:val="24"/>
        </w:rPr>
        <w:t xml:space="preserve"> Utilized during the initial baseline experiments and maintained as a secondary option to evaluate model differences in logical reasoning and refactoring behavior.</w:t>
      </w:r>
    </w:p>
    <w:p w14:paraId="2DB29359" w14:textId="227A5C65" w:rsidR="003B66E6" w:rsidRPr="008953FB" w:rsidRDefault="007D2FD2" w:rsidP="00746228">
      <w:pPr>
        <w:ind w:left="1440" w:firstLine="0"/>
        <w:rPr>
          <w:rFonts w:asciiTheme="majorBidi" w:hAnsiTheme="majorBidi" w:cstheme="majorBidi"/>
          <w:b/>
          <w:bCs/>
          <w:color w:val="auto"/>
          <w:sz w:val="24"/>
          <w:szCs w:val="24"/>
        </w:rPr>
      </w:pPr>
      <w:r w:rsidRPr="008953FB">
        <w:rPr>
          <w:rFonts w:asciiTheme="majorBidi" w:hAnsiTheme="majorBidi" w:cstheme="majorBidi"/>
          <w:color w:val="auto"/>
          <w:sz w:val="24"/>
          <w:szCs w:val="24"/>
        </w:rPr>
        <w:t xml:space="preserve">The TDD </w:t>
      </w:r>
      <w:r w:rsidR="00A34097">
        <w:rPr>
          <w:rFonts w:asciiTheme="majorBidi" w:hAnsiTheme="majorBidi" w:cstheme="majorBidi"/>
          <w:color w:val="auto"/>
          <w:sz w:val="24"/>
          <w:szCs w:val="24"/>
        </w:rPr>
        <w:t>tool</w:t>
      </w:r>
      <w:r w:rsidR="00A34097" w:rsidRPr="008953FB">
        <w:rPr>
          <w:rFonts w:asciiTheme="majorBidi" w:hAnsiTheme="majorBidi" w:cstheme="majorBidi"/>
          <w:color w:val="auto"/>
          <w:sz w:val="24"/>
          <w:szCs w:val="24"/>
        </w:rPr>
        <w:t xml:space="preserve"> </w:t>
      </w:r>
      <w:r w:rsidRPr="008953FB">
        <w:rPr>
          <w:rFonts w:asciiTheme="majorBidi" w:hAnsiTheme="majorBidi" w:cstheme="majorBidi"/>
          <w:color w:val="auto"/>
          <w:sz w:val="24"/>
          <w:szCs w:val="24"/>
        </w:rPr>
        <w:t xml:space="preserve">communicates with these APIs securely via HTTPS/REST protocols, transmitting the required context (the Specification.txt, Money.java, and Changes.md) and receiving structured, </w:t>
      </w:r>
      <w:r w:rsidR="004658AE" w:rsidRPr="008953FB">
        <w:rPr>
          <w:rFonts w:asciiTheme="majorBidi" w:hAnsiTheme="majorBidi" w:cstheme="majorBidi"/>
          <w:color w:val="auto"/>
          <w:sz w:val="24"/>
          <w:szCs w:val="24"/>
        </w:rPr>
        <w:t>pars</w:t>
      </w:r>
      <w:r w:rsidR="004658AE">
        <w:rPr>
          <w:rFonts w:asciiTheme="majorBidi" w:hAnsiTheme="majorBidi" w:cstheme="majorBidi"/>
          <w:color w:val="auto"/>
          <w:sz w:val="24"/>
          <w:szCs w:val="24"/>
        </w:rPr>
        <w:t xml:space="preserve">er </w:t>
      </w:r>
      <w:r w:rsidR="004658AE" w:rsidRPr="008953FB">
        <w:rPr>
          <w:rFonts w:asciiTheme="majorBidi" w:hAnsiTheme="majorBidi" w:cstheme="majorBidi"/>
          <w:color w:val="auto"/>
          <w:sz w:val="24"/>
          <w:szCs w:val="24"/>
        </w:rPr>
        <w:t>able</w:t>
      </w:r>
      <w:r w:rsidRPr="008953FB">
        <w:rPr>
          <w:rFonts w:asciiTheme="majorBidi" w:hAnsiTheme="majorBidi" w:cstheme="majorBidi"/>
          <w:color w:val="auto"/>
          <w:sz w:val="24"/>
          <w:szCs w:val="24"/>
        </w:rPr>
        <w:t xml:space="preserve"> code modifications in return.</w:t>
      </w:r>
    </w:p>
    <w:p w14:paraId="3E4A7CC6" w14:textId="50947BDE" w:rsidR="00E21A2F" w:rsidRPr="00A30F39" w:rsidRDefault="00EF3A94" w:rsidP="007C2BC8">
      <w:pPr>
        <w:pStyle w:val="ListParagraph"/>
        <w:numPr>
          <w:ilvl w:val="0"/>
          <w:numId w:val="105"/>
        </w:numPr>
        <w:rPr>
          <w:rFonts w:asciiTheme="majorBidi" w:hAnsiTheme="majorBidi" w:cstheme="majorBidi"/>
          <w:sz w:val="24"/>
          <w:szCs w:val="24"/>
        </w:rPr>
      </w:pPr>
      <w:r w:rsidRPr="008953FB">
        <w:rPr>
          <w:rFonts w:asciiTheme="majorBidi" w:hAnsiTheme="majorBidi" w:cstheme="majorBidi"/>
          <w:b/>
          <w:bCs/>
          <w:color w:val="auto"/>
          <w:sz w:val="24"/>
          <w:szCs w:val="24"/>
        </w:rPr>
        <w:lastRenderedPageBreak/>
        <w:t>REFERENCES</w:t>
      </w:r>
      <w:r w:rsidRPr="008953FB">
        <w:rPr>
          <w:rFonts w:asciiTheme="majorBidi" w:hAnsiTheme="majorBidi" w:cstheme="majorBidi"/>
          <w:b/>
          <w:bCs/>
          <w:color w:val="auto"/>
          <w:sz w:val="24"/>
          <w:szCs w:val="24"/>
        </w:rPr>
        <w:br/>
      </w:r>
      <w:bookmarkStart w:id="28" w:name="ref1"/>
      <w:bookmarkEnd w:id="26"/>
      <w:r w:rsidR="00E21A2F" w:rsidRPr="00A30F39">
        <w:rPr>
          <w:rFonts w:asciiTheme="majorBidi" w:hAnsiTheme="majorBidi" w:cstheme="majorBidi"/>
          <w:b/>
          <w:bCs/>
          <w:sz w:val="24"/>
          <w:szCs w:val="24"/>
        </w:rPr>
        <w:t>[1]</w:t>
      </w:r>
      <w:r w:rsidR="00E21A2F" w:rsidRPr="00A30F39">
        <w:rPr>
          <w:rFonts w:asciiTheme="majorBidi" w:hAnsiTheme="majorBidi" w:cstheme="majorBidi"/>
          <w:sz w:val="24"/>
          <w:szCs w:val="24"/>
        </w:rPr>
        <w:t xml:space="preserve"> Mathews, N. S., &amp; Nagappan, M. (2024). </w:t>
      </w:r>
      <w:r w:rsidR="00B6718E" w:rsidRPr="00A30F39">
        <w:rPr>
          <w:rFonts w:asciiTheme="majorBidi" w:hAnsiTheme="majorBidi" w:cstheme="majorBidi"/>
          <w:sz w:val="24"/>
          <w:szCs w:val="24"/>
        </w:rPr>
        <w:t>TDD</w:t>
      </w:r>
      <w:r w:rsidR="00E21A2F" w:rsidRPr="00A30F39">
        <w:rPr>
          <w:rFonts w:asciiTheme="majorBidi" w:hAnsiTheme="majorBidi" w:cstheme="majorBidi"/>
          <w:sz w:val="24"/>
          <w:szCs w:val="24"/>
        </w:rPr>
        <w:t xml:space="preserve"> for Code Generation. </w:t>
      </w:r>
      <w:r w:rsidR="00E21A2F" w:rsidRPr="00A30F39">
        <w:rPr>
          <w:rFonts w:asciiTheme="majorBidi" w:hAnsiTheme="majorBidi" w:cstheme="majorBidi"/>
          <w:i/>
          <w:iCs/>
          <w:sz w:val="24"/>
          <w:szCs w:val="24"/>
        </w:rPr>
        <w:t>Proceedings of the 39th IEEE/ACM International Conference on Automated Software Engineering (ASE '24)</w:t>
      </w:r>
      <w:r w:rsidR="00E21A2F" w:rsidRPr="00A30F39">
        <w:rPr>
          <w:rFonts w:asciiTheme="majorBidi" w:hAnsiTheme="majorBidi" w:cstheme="majorBidi"/>
          <w:sz w:val="24"/>
          <w:szCs w:val="24"/>
        </w:rPr>
        <w:t>. arXiv:2402.13521.</w:t>
      </w:r>
    </w:p>
    <w:p w14:paraId="5EB7DF05" w14:textId="2AD8978E" w:rsidR="00E21A2F" w:rsidRPr="00A30F39" w:rsidRDefault="00B4222C" w:rsidP="00B4222C">
      <w:pPr>
        <w:pStyle w:val="ListParagraph"/>
        <w:ind w:left="360" w:firstLine="0"/>
        <w:rPr>
          <w:rFonts w:asciiTheme="majorBidi" w:hAnsiTheme="majorBidi" w:cstheme="majorBidi"/>
          <w:sz w:val="24"/>
          <w:szCs w:val="24"/>
        </w:rPr>
      </w:pPr>
      <w:bookmarkStart w:id="29" w:name="ref2"/>
      <w:bookmarkEnd w:id="28"/>
      <w:r w:rsidRPr="00A30F39">
        <w:rPr>
          <w:rFonts w:asciiTheme="majorBidi" w:hAnsiTheme="majorBidi" w:cstheme="majorBidi"/>
          <w:b/>
          <w:bCs/>
          <w:sz w:val="24"/>
          <w:szCs w:val="24"/>
        </w:rPr>
        <w:t>[2]</w:t>
      </w:r>
      <w:r w:rsidRPr="00A30F39">
        <w:rPr>
          <w:rFonts w:asciiTheme="majorBidi" w:hAnsiTheme="majorBidi" w:cstheme="majorBidi"/>
          <w:sz w:val="24"/>
          <w:szCs w:val="24"/>
        </w:rPr>
        <w:t xml:space="preserve"> Piya, S., &amp; Sullivan, A. (2024). LLM4TDD: Best practices for </w:t>
      </w:r>
      <w:r w:rsidR="00B6718E" w:rsidRPr="00A30F39">
        <w:rPr>
          <w:rFonts w:asciiTheme="majorBidi" w:hAnsiTheme="majorBidi" w:cstheme="majorBidi"/>
          <w:sz w:val="24"/>
          <w:szCs w:val="24"/>
        </w:rPr>
        <w:t>TDD</w:t>
      </w:r>
      <w:r w:rsidRPr="00A30F39">
        <w:rPr>
          <w:rFonts w:asciiTheme="majorBidi" w:hAnsiTheme="majorBidi" w:cstheme="majorBidi"/>
          <w:sz w:val="24"/>
          <w:szCs w:val="24"/>
        </w:rPr>
        <w:t xml:space="preserve"> using large language models. </w:t>
      </w:r>
      <w:r w:rsidRPr="00A30F39">
        <w:rPr>
          <w:rFonts w:asciiTheme="majorBidi" w:hAnsiTheme="majorBidi" w:cstheme="majorBidi"/>
          <w:i/>
          <w:iCs/>
          <w:sz w:val="24"/>
          <w:szCs w:val="24"/>
        </w:rPr>
        <w:t>Proceedings of the 1st International Workshop on Large Language Models for Code (LLM4Code '24)</w:t>
      </w:r>
      <w:r w:rsidRPr="00A30F39">
        <w:rPr>
          <w:rFonts w:asciiTheme="majorBidi" w:hAnsiTheme="majorBidi" w:cstheme="majorBidi"/>
          <w:sz w:val="24"/>
          <w:szCs w:val="24"/>
        </w:rPr>
        <w:t>, 14-21.</w:t>
      </w:r>
    </w:p>
    <w:p w14:paraId="6869E1FF" w14:textId="34AD656F" w:rsidR="00B4222C" w:rsidRPr="00A30F39" w:rsidRDefault="00B4222C" w:rsidP="00B4222C">
      <w:pPr>
        <w:pStyle w:val="ListParagraph"/>
        <w:ind w:left="360" w:firstLine="0"/>
        <w:rPr>
          <w:rFonts w:asciiTheme="majorBidi" w:hAnsiTheme="majorBidi" w:cstheme="majorBidi"/>
          <w:sz w:val="24"/>
          <w:szCs w:val="24"/>
        </w:rPr>
      </w:pPr>
      <w:bookmarkStart w:id="30" w:name="ref3"/>
      <w:bookmarkEnd w:id="29"/>
      <w:r w:rsidRPr="00A30F39">
        <w:rPr>
          <w:rFonts w:asciiTheme="majorBidi" w:hAnsiTheme="majorBidi" w:cstheme="majorBidi"/>
          <w:b/>
          <w:bCs/>
          <w:sz w:val="24"/>
          <w:szCs w:val="24"/>
        </w:rPr>
        <w:t>[3]</w:t>
      </w:r>
      <w:r w:rsidRPr="00A30F39">
        <w:rPr>
          <w:rFonts w:asciiTheme="majorBidi" w:hAnsiTheme="majorBidi" w:cstheme="majorBidi"/>
          <w:sz w:val="24"/>
          <w:szCs w:val="24"/>
        </w:rPr>
        <w:t xml:space="preserve"> Rosa, G., et al. (2024). Evaluating Test-Driven Code Generation: A Replication Study. </w:t>
      </w:r>
      <w:r w:rsidRPr="00A30F39">
        <w:rPr>
          <w:rFonts w:asciiTheme="majorBidi" w:hAnsiTheme="majorBidi" w:cstheme="majorBidi"/>
          <w:i/>
          <w:iCs/>
          <w:sz w:val="24"/>
          <w:szCs w:val="24"/>
        </w:rPr>
        <w:t>Proceedings of the 23rd Belgium-Netherlands Software Evolution Workshop (BENEVOL)</w:t>
      </w:r>
      <w:r w:rsidRPr="00A30F39">
        <w:rPr>
          <w:rFonts w:asciiTheme="majorBidi" w:hAnsiTheme="majorBidi" w:cstheme="majorBidi"/>
          <w:sz w:val="24"/>
          <w:szCs w:val="24"/>
        </w:rPr>
        <w:t>.</w:t>
      </w:r>
    </w:p>
    <w:bookmarkEnd w:id="30"/>
    <w:p w14:paraId="34B26402" w14:textId="77777777" w:rsidR="00B4222C" w:rsidRPr="00A30F39" w:rsidRDefault="00B4222C" w:rsidP="00216AA2">
      <w:pPr>
        <w:pStyle w:val="ListParagraph"/>
        <w:ind w:left="360" w:firstLine="0"/>
        <w:rPr>
          <w:rFonts w:asciiTheme="majorBidi" w:hAnsiTheme="majorBidi" w:cstheme="majorBidi"/>
          <w:sz w:val="24"/>
          <w:szCs w:val="24"/>
        </w:rPr>
      </w:pPr>
    </w:p>
    <w:sectPr w:rsidR="00B4222C" w:rsidRPr="00A30F39">
      <w:headerReference w:type="even" r:id="rId22"/>
      <w:headerReference w:type="default" r:id="rId23"/>
      <w:footerReference w:type="even" r:id="rId24"/>
      <w:footerReference w:type="default" r:id="rId25"/>
      <w:headerReference w:type="first" r:id="rId26"/>
      <w:footerReference w:type="first" r:id="rId27"/>
      <w:pgSz w:w="11906" w:h="16838"/>
      <w:pgMar w:top="1423" w:right="810" w:bottom="388" w:left="1407"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7BDBB" w14:textId="77777777" w:rsidR="008A3D27" w:rsidRDefault="008A3D27">
      <w:pPr>
        <w:spacing w:after="0" w:line="240" w:lineRule="auto"/>
      </w:pPr>
      <w:r>
        <w:separator/>
      </w:r>
    </w:p>
  </w:endnote>
  <w:endnote w:type="continuationSeparator" w:id="0">
    <w:p w14:paraId="048B654B" w14:textId="77777777" w:rsidR="008A3D27" w:rsidRDefault="008A3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493A" w14:textId="77777777" w:rsidR="00707F06" w:rsidRDefault="00707F06">
    <w:pPr>
      <w:spacing w:after="187" w:line="259" w:lineRule="auto"/>
      <w:ind w:left="0" w:right="298"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79FAA29" wp14:editId="534FBD5C">
              <wp:simplePos x="0" y="0"/>
              <wp:positionH relativeFrom="page">
                <wp:posOffset>1357630</wp:posOffset>
              </wp:positionH>
              <wp:positionV relativeFrom="page">
                <wp:posOffset>9853219</wp:posOffset>
              </wp:positionV>
              <wp:extent cx="5467351" cy="45085"/>
              <wp:effectExtent l="0" t="0" r="0" b="0"/>
              <wp:wrapSquare wrapText="bothSides"/>
              <wp:docPr id="53240" name="Group 53240"/>
              <wp:cNvGraphicFramePr/>
              <a:graphic xmlns:a="http://schemas.openxmlformats.org/drawingml/2006/main">
                <a:graphicData uri="http://schemas.microsoft.com/office/word/2010/wordprocessingGroup">
                  <wpg:wgp>
                    <wpg:cNvGrpSpPr/>
                    <wpg:grpSpPr>
                      <a:xfrm>
                        <a:off x="0" y="0"/>
                        <a:ext cx="5467351" cy="45085"/>
                        <a:chOff x="0" y="0"/>
                        <a:chExt cx="5467351" cy="45085"/>
                      </a:xfrm>
                    </wpg:grpSpPr>
                    <pic:pic xmlns:pic="http://schemas.openxmlformats.org/drawingml/2006/picture">
                      <pic:nvPicPr>
                        <pic:cNvPr id="53241" name="Picture 53241"/>
                        <pic:cNvPicPr/>
                      </pic:nvPicPr>
                      <pic:blipFill>
                        <a:blip r:embed="rId1"/>
                        <a:stretch>
                          <a:fillRect/>
                        </a:stretch>
                      </pic:blipFill>
                      <pic:spPr>
                        <a:xfrm>
                          <a:off x="18034" y="-5130"/>
                          <a:ext cx="5428488" cy="51816"/>
                        </a:xfrm>
                        <a:prstGeom prst="rect">
                          <a:avLst/>
                        </a:prstGeom>
                      </pic:spPr>
                    </pic:pic>
                  </wpg:wgp>
                </a:graphicData>
              </a:graphic>
            </wp:anchor>
          </w:drawing>
        </mc:Choice>
        <mc:Fallback>
          <w:pict>
            <v:group w14:anchorId="773E9BBC" id="Group 53240" o:spid="_x0000_s1026" style="position:absolute;margin-left:106.9pt;margin-top:775.85pt;width:430.5pt;height:3.55pt;z-index:251661312;mso-position-horizontal-relative:page;mso-position-vertical-relative:page" coordsize="54673,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241" o:spid="_x0000_s1027" type="#_x0000_t75" style="position:absolute;left:180;top:-51;width:54285;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">
                <v:imagedata r:id="rId2" o:title=""/>
              </v:shape>
              <w10:wrap type="square" anchorx="page" anchory="page"/>
            </v:group>
          </w:pict>
        </mc:Fallback>
      </mc:AlternateContent>
    </w:r>
    <w:r>
      <w:rPr>
        <w:rFonts w:ascii="Calibri" w:eastAsia="Calibri" w:hAnsi="Calibri" w:cs="Calibri"/>
      </w:rPr>
      <w:t xml:space="preserve"> </w:t>
    </w:r>
  </w:p>
  <w:p w14:paraId="2CC928F0" w14:textId="77777777" w:rsidR="00707F06" w:rsidRDefault="00707F06">
    <w:pPr>
      <w:spacing w:after="0" w:line="259" w:lineRule="auto"/>
      <w:ind w:left="732"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36E1" w14:textId="28EA400E" w:rsidR="00707F06" w:rsidRDefault="003D6FF4">
    <w:pPr>
      <w:spacing w:after="0" w:line="259" w:lineRule="auto"/>
      <w:ind w:left="732" w:firstLine="0"/>
    </w:pPr>
    <w:r>
      <w:rPr>
        <w:noProof/>
        <w:color w:val="4472C4" w:themeColor="accent1"/>
      </w:rPr>
      <mc:AlternateContent>
        <mc:Choice Requires="wps">
          <w:drawing>
            <wp:anchor distT="0" distB="0" distL="114300" distR="114300" simplePos="0" relativeHeight="251665408" behindDoc="0" locked="0" layoutInCell="1" allowOverlap="1" wp14:anchorId="321FD5D5" wp14:editId="0A5B19EF">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1D0FF07" id="Rectangle 77" o:spid="_x0000_s1026" style="position:absolute;margin-left:0;margin-top:0;width:579.9pt;height:750.3pt;z-index:25166540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inorHAnsi" w:eastAsiaTheme="minorEastAsia" w:hAnsiTheme="minorHAnsi" w:cstheme="minorBidi"/>
        <w:color w:val="4472C4" w:themeColor="accent1"/>
        <w:sz w:val="20"/>
        <w:szCs w:val="20"/>
      </w:rPr>
      <w:fldChar w:fldCharType="begin"/>
    </w:r>
    <w:r>
      <w:rPr>
        <w:color w:val="4472C4" w:themeColor="accent1"/>
        <w:sz w:val="20"/>
        <w:szCs w:val="20"/>
      </w:rPr>
      <w:instrText xml:space="preserve"> PAGE    \* MERGEFORMAT </w:instrText>
    </w:r>
    <w:r>
      <w:rPr>
        <w:rFonts w:asciiTheme="minorHAnsi" w:eastAsiaTheme="minorEastAsia" w:hAnsiTheme="minorHAnsi" w:cstheme="minorBidi"/>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FED6" w14:textId="77777777" w:rsidR="00707F06" w:rsidRDefault="00707F06">
    <w:pPr>
      <w:spacing w:after="187" w:line="259" w:lineRule="auto"/>
      <w:ind w:left="0" w:right="298" w:firstLine="0"/>
      <w:jc w:val="righ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1189B044" wp14:editId="6A3BD3A7">
              <wp:simplePos x="0" y="0"/>
              <wp:positionH relativeFrom="page">
                <wp:posOffset>1357630</wp:posOffset>
              </wp:positionH>
              <wp:positionV relativeFrom="page">
                <wp:posOffset>9853219</wp:posOffset>
              </wp:positionV>
              <wp:extent cx="5467351" cy="45085"/>
              <wp:effectExtent l="0" t="0" r="0" b="0"/>
              <wp:wrapSquare wrapText="bothSides"/>
              <wp:docPr id="53214" name="Group 53214"/>
              <wp:cNvGraphicFramePr/>
              <a:graphic xmlns:a="http://schemas.openxmlformats.org/drawingml/2006/main">
                <a:graphicData uri="http://schemas.microsoft.com/office/word/2010/wordprocessingGroup">
                  <wpg:wgp>
                    <wpg:cNvGrpSpPr/>
                    <wpg:grpSpPr>
                      <a:xfrm>
                        <a:off x="0" y="0"/>
                        <a:ext cx="5467351" cy="45085"/>
                        <a:chOff x="0" y="0"/>
                        <a:chExt cx="5467351" cy="45085"/>
                      </a:xfrm>
                    </wpg:grpSpPr>
                    <pic:pic xmlns:pic="http://schemas.openxmlformats.org/drawingml/2006/picture">
                      <pic:nvPicPr>
                        <pic:cNvPr id="53215" name="Picture 53215"/>
                        <pic:cNvPicPr/>
                      </pic:nvPicPr>
                      <pic:blipFill>
                        <a:blip r:embed="rId1"/>
                        <a:stretch>
                          <a:fillRect/>
                        </a:stretch>
                      </pic:blipFill>
                      <pic:spPr>
                        <a:xfrm>
                          <a:off x="18034" y="-5130"/>
                          <a:ext cx="5428488" cy="51816"/>
                        </a:xfrm>
                        <a:prstGeom prst="rect">
                          <a:avLst/>
                        </a:prstGeom>
                      </pic:spPr>
                    </pic:pic>
                  </wpg:wgp>
                </a:graphicData>
              </a:graphic>
            </wp:anchor>
          </w:drawing>
        </mc:Choice>
        <mc:Fallback>
          <w:pict>
            <v:group w14:anchorId="6FCBD755" id="Group 53214" o:spid="_x0000_s1026" style="position:absolute;margin-left:106.9pt;margin-top:775.85pt;width:430.5pt;height:3.55pt;z-index:251663360;mso-position-horizontal-relative:page;mso-position-vertical-relative:page" coordsize="54673,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215" o:spid="_x0000_s1027" type="#_x0000_t75" style="position:absolute;left:180;top:-51;width:54285;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">
                <v:imagedata r:id="rId2" o:title=""/>
              </v:shape>
              <w10:wrap type="square" anchorx="page" anchory="page"/>
            </v:group>
          </w:pict>
        </mc:Fallback>
      </mc:AlternateContent>
    </w:r>
    <w:r>
      <w:rPr>
        <w:rFonts w:ascii="Calibri" w:eastAsia="Calibri" w:hAnsi="Calibri" w:cs="Calibri"/>
      </w:rPr>
      <w:t xml:space="preserve"> </w:t>
    </w:r>
  </w:p>
  <w:p w14:paraId="461F2E96" w14:textId="77777777" w:rsidR="00707F06" w:rsidRDefault="00707F06">
    <w:pPr>
      <w:spacing w:after="0" w:line="259" w:lineRule="auto"/>
      <w:ind w:left="732"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259E7" w14:textId="77777777" w:rsidR="008A3D27" w:rsidRDefault="008A3D27">
      <w:pPr>
        <w:spacing w:after="0" w:line="240" w:lineRule="auto"/>
      </w:pPr>
      <w:r>
        <w:separator/>
      </w:r>
    </w:p>
  </w:footnote>
  <w:footnote w:type="continuationSeparator" w:id="0">
    <w:p w14:paraId="76087328" w14:textId="77777777" w:rsidR="008A3D27" w:rsidRDefault="008A3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A87A4" w14:textId="77777777" w:rsidR="00707F06" w:rsidRDefault="00707F06">
    <w:r>
      <w:rPr>
        <w:rFonts w:ascii="Calibri" w:eastAsia="Calibri" w:hAnsi="Calibri" w:cs="Calibri"/>
        <w:noProof/>
      </w:rPr>
      <mc:AlternateContent>
        <mc:Choice Requires="wpg">
          <w:drawing>
            <wp:anchor distT="0" distB="0" distL="114300" distR="114300" simplePos="0" relativeHeight="251657216" behindDoc="1" locked="0" layoutInCell="1" allowOverlap="1" wp14:anchorId="40297E04" wp14:editId="12D4480E">
              <wp:simplePos x="0" y="0"/>
              <wp:positionH relativeFrom="page">
                <wp:posOffset>0</wp:posOffset>
              </wp:positionH>
              <wp:positionV relativeFrom="page">
                <wp:posOffset>0</wp:posOffset>
              </wp:positionV>
              <wp:extent cx="1" cy="1"/>
              <wp:effectExtent l="0" t="0" r="0" b="0"/>
              <wp:wrapNone/>
              <wp:docPr id="53233" name="Group 532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C231C00" id="Group 53233" o:spid="_x0000_s1026" style="position:absolute;margin-left:0;margin-top:0;width:0;height:0;z-index:-25165926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33564" w14:textId="77777777" w:rsidR="00707F06" w:rsidRDefault="00707F06">
    <w:r>
      <w:rPr>
        <w:rFonts w:ascii="Calibri" w:eastAsia="Calibri" w:hAnsi="Calibri" w:cs="Calibri"/>
        <w:noProof/>
      </w:rPr>
      <mc:AlternateContent>
        <mc:Choice Requires="wpg">
          <w:drawing>
            <wp:anchor distT="0" distB="0" distL="114300" distR="114300" simplePos="0" relativeHeight="251658240" behindDoc="1" locked="0" layoutInCell="1" allowOverlap="1" wp14:anchorId="74DD0A70" wp14:editId="5EE66438">
              <wp:simplePos x="0" y="0"/>
              <wp:positionH relativeFrom="page">
                <wp:posOffset>0</wp:posOffset>
              </wp:positionH>
              <wp:positionV relativeFrom="page">
                <wp:posOffset>0</wp:posOffset>
              </wp:positionV>
              <wp:extent cx="1" cy="1"/>
              <wp:effectExtent l="0" t="0" r="0" b="0"/>
              <wp:wrapNone/>
              <wp:docPr id="53220" name="Group 5322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F4B4230" id="Group 53220"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81676" w14:textId="77777777" w:rsidR="00707F06" w:rsidRDefault="00707F06">
    <w:r>
      <w:rPr>
        <w:rFonts w:ascii="Calibri" w:eastAsia="Calibri" w:hAnsi="Calibri" w:cs="Calibri"/>
        <w:noProof/>
      </w:rPr>
      <mc:AlternateContent>
        <mc:Choice Requires="wpg">
          <w:drawing>
            <wp:anchor distT="0" distB="0" distL="114300" distR="114300" simplePos="0" relativeHeight="251660288" behindDoc="1" locked="0" layoutInCell="1" allowOverlap="1" wp14:anchorId="5BD8C625" wp14:editId="26367094">
              <wp:simplePos x="0" y="0"/>
              <wp:positionH relativeFrom="page">
                <wp:posOffset>0</wp:posOffset>
              </wp:positionH>
              <wp:positionV relativeFrom="page">
                <wp:posOffset>0</wp:posOffset>
              </wp:positionV>
              <wp:extent cx="1" cy="1"/>
              <wp:effectExtent l="0" t="0" r="0" b="0"/>
              <wp:wrapNone/>
              <wp:docPr id="53207" name="Group 5320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409F5F5" id="Group 53207"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B7A"/>
    <w:multiLevelType w:val="hybridMultilevel"/>
    <w:tmpl w:val="9A1A4014"/>
    <w:lvl w:ilvl="0" w:tplc="99A61E32">
      <w:start w:val="1"/>
      <w:numFmt w:val="bullet"/>
      <w:lvlText w:val="•"/>
      <w:lvlJc w:val="left"/>
      <w:pPr>
        <w:ind w:left="1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ACBCCA">
      <w:start w:val="1"/>
      <w:numFmt w:val="bullet"/>
      <w:lvlText w:val="o"/>
      <w:lvlJc w:val="left"/>
      <w:pPr>
        <w:ind w:left="24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DC628C">
      <w:start w:val="1"/>
      <w:numFmt w:val="bullet"/>
      <w:lvlText w:val="▪"/>
      <w:lvlJc w:val="left"/>
      <w:pPr>
        <w:ind w:left="31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BC4FF6">
      <w:start w:val="1"/>
      <w:numFmt w:val="bullet"/>
      <w:lvlText w:val="•"/>
      <w:lvlJc w:val="left"/>
      <w:pPr>
        <w:ind w:left="3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9838EC">
      <w:start w:val="1"/>
      <w:numFmt w:val="bullet"/>
      <w:lvlText w:val="o"/>
      <w:lvlJc w:val="left"/>
      <w:pPr>
        <w:ind w:left="4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08420A">
      <w:start w:val="1"/>
      <w:numFmt w:val="bullet"/>
      <w:lvlText w:val="▪"/>
      <w:lvlJc w:val="left"/>
      <w:pPr>
        <w:ind w:left="53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A6BB6E">
      <w:start w:val="1"/>
      <w:numFmt w:val="bullet"/>
      <w:lvlText w:val="•"/>
      <w:lvlJc w:val="left"/>
      <w:pPr>
        <w:ind w:left="6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063254">
      <w:start w:val="1"/>
      <w:numFmt w:val="bullet"/>
      <w:lvlText w:val="o"/>
      <w:lvlJc w:val="left"/>
      <w:pPr>
        <w:ind w:left="6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B2489F4">
      <w:start w:val="1"/>
      <w:numFmt w:val="bullet"/>
      <w:lvlText w:val="▪"/>
      <w:lvlJc w:val="left"/>
      <w:pPr>
        <w:ind w:left="74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726A03"/>
    <w:multiLevelType w:val="multilevel"/>
    <w:tmpl w:val="5A8076A6"/>
    <w:lvl w:ilvl="0">
      <w:start w:val="8"/>
      <w:numFmt w:val="decimal"/>
      <w:lvlText w:val="%1."/>
      <w:lvlJc w:val="left"/>
      <w:pPr>
        <w:ind w:left="1440" w:hanging="360"/>
      </w:pPr>
      <w:rPr>
        <w:rFonts w:hint="default"/>
        <w:b w:val="0"/>
        <w:bCs w:val="0"/>
        <w:sz w:val="24"/>
        <w:szCs w:val="24"/>
      </w:rPr>
    </w:lvl>
    <w:lvl w:ilvl="1">
      <w:start w:val="1"/>
      <w:numFmt w:val="decimal"/>
      <w:isLgl/>
      <w:lvlText w:val="%1.%2."/>
      <w:lvlJc w:val="left"/>
      <w:pPr>
        <w:ind w:left="1800" w:hanging="54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320" w:hanging="1800"/>
      </w:pPr>
      <w:rPr>
        <w:rFonts w:hint="default"/>
      </w:rPr>
    </w:lvl>
  </w:abstractNum>
  <w:abstractNum w:abstractNumId="2" w15:restartNumberingAfterBreak="0">
    <w:nsid w:val="0AF8068C"/>
    <w:multiLevelType w:val="hybridMultilevel"/>
    <w:tmpl w:val="C562F7F8"/>
    <w:lvl w:ilvl="0" w:tplc="F39ADB6E">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8B5CB8"/>
    <w:multiLevelType w:val="multilevel"/>
    <w:tmpl w:val="B1F484F2"/>
    <w:lvl w:ilvl="0">
      <w:start w:val="1"/>
      <w:numFmt w:val="decimal"/>
      <w:lvlText w:val="%1."/>
      <w:lvlJc w:val="left"/>
      <w:pPr>
        <w:ind w:left="360" w:hanging="360"/>
      </w:pPr>
    </w:lvl>
    <w:lvl w:ilvl="1">
      <w:start w:val="1"/>
      <w:numFmt w:val="decimal"/>
      <w:lvlText w:val="%1.%2."/>
      <w:lvlJc w:val="left"/>
      <w:pPr>
        <w:ind w:left="1152" w:hanging="432"/>
      </w:pPr>
      <w:rPr>
        <w:b w:val="0"/>
        <w:bCs/>
      </w:rPr>
    </w:lvl>
    <w:lvl w:ilvl="2">
      <w:start w:val="1"/>
      <w:numFmt w:val="decimal"/>
      <w:lvlText w:val="%1.%2.%3."/>
      <w:lvlJc w:val="left"/>
      <w:pPr>
        <w:ind w:left="1224" w:hanging="504"/>
      </w:pPr>
      <w:rPr>
        <w:b w:val="0"/>
        <w:bCs/>
      </w:rPr>
    </w:lvl>
    <w:lvl w:ilvl="3">
      <w:start w:val="1"/>
      <w:numFmt w:val="decimal"/>
      <w:lvlText w:val="%1.%2.%3.%4."/>
      <w:lvlJc w:val="left"/>
      <w:pPr>
        <w:ind w:left="1278" w:hanging="648"/>
      </w:pPr>
      <w:rPr>
        <w:b w:val="0"/>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CB010C"/>
    <w:multiLevelType w:val="multilevel"/>
    <w:tmpl w:val="996661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C150A1"/>
    <w:multiLevelType w:val="hybridMultilevel"/>
    <w:tmpl w:val="0426A5DA"/>
    <w:lvl w:ilvl="0" w:tplc="20000011">
      <w:start w:val="1"/>
      <w:numFmt w:val="decimal"/>
      <w:lvlText w:val="%1)"/>
      <w:lvlJc w:val="left"/>
      <w:pPr>
        <w:ind w:left="1423" w:hanging="360"/>
      </w:pPr>
    </w:lvl>
    <w:lvl w:ilvl="1" w:tplc="20000019" w:tentative="1">
      <w:start w:val="1"/>
      <w:numFmt w:val="lowerLetter"/>
      <w:lvlText w:val="%2."/>
      <w:lvlJc w:val="left"/>
      <w:pPr>
        <w:ind w:left="2143" w:hanging="360"/>
      </w:pPr>
    </w:lvl>
    <w:lvl w:ilvl="2" w:tplc="2000001B" w:tentative="1">
      <w:start w:val="1"/>
      <w:numFmt w:val="lowerRoman"/>
      <w:lvlText w:val="%3."/>
      <w:lvlJc w:val="right"/>
      <w:pPr>
        <w:ind w:left="2863" w:hanging="180"/>
      </w:pPr>
    </w:lvl>
    <w:lvl w:ilvl="3" w:tplc="2000000F" w:tentative="1">
      <w:start w:val="1"/>
      <w:numFmt w:val="decimal"/>
      <w:lvlText w:val="%4."/>
      <w:lvlJc w:val="left"/>
      <w:pPr>
        <w:ind w:left="3583" w:hanging="360"/>
      </w:pPr>
    </w:lvl>
    <w:lvl w:ilvl="4" w:tplc="20000019" w:tentative="1">
      <w:start w:val="1"/>
      <w:numFmt w:val="lowerLetter"/>
      <w:lvlText w:val="%5."/>
      <w:lvlJc w:val="left"/>
      <w:pPr>
        <w:ind w:left="4303" w:hanging="360"/>
      </w:pPr>
    </w:lvl>
    <w:lvl w:ilvl="5" w:tplc="2000001B" w:tentative="1">
      <w:start w:val="1"/>
      <w:numFmt w:val="lowerRoman"/>
      <w:lvlText w:val="%6."/>
      <w:lvlJc w:val="right"/>
      <w:pPr>
        <w:ind w:left="5023" w:hanging="180"/>
      </w:pPr>
    </w:lvl>
    <w:lvl w:ilvl="6" w:tplc="2000000F" w:tentative="1">
      <w:start w:val="1"/>
      <w:numFmt w:val="decimal"/>
      <w:lvlText w:val="%7."/>
      <w:lvlJc w:val="left"/>
      <w:pPr>
        <w:ind w:left="5743" w:hanging="360"/>
      </w:pPr>
    </w:lvl>
    <w:lvl w:ilvl="7" w:tplc="20000019" w:tentative="1">
      <w:start w:val="1"/>
      <w:numFmt w:val="lowerLetter"/>
      <w:lvlText w:val="%8."/>
      <w:lvlJc w:val="left"/>
      <w:pPr>
        <w:ind w:left="6463" w:hanging="360"/>
      </w:pPr>
    </w:lvl>
    <w:lvl w:ilvl="8" w:tplc="2000001B" w:tentative="1">
      <w:start w:val="1"/>
      <w:numFmt w:val="lowerRoman"/>
      <w:lvlText w:val="%9."/>
      <w:lvlJc w:val="right"/>
      <w:pPr>
        <w:ind w:left="7183" w:hanging="180"/>
      </w:pPr>
    </w:lvl>
  </w:abstractNum>
  <w:abstractNum w:abstractNumId="6" w15:restartNumberingAfterBreak="0">
    <w:nsid w:val="0DD009AA"/>
    <w:multiLevelType w:val="multilevel"/>
    <w:tmpl w:val="6044A088"/>
    <w:lvl w:ilvl="0">
      <w:start w:val="1"/>
      <w:numFmt w:val="decimal"/>
      <w:lvlText w:val="%1."/>
      <w:lvlJc w:val="left"/>
      <w:pPr>
        <w:ind w:left="720" w:hanging="360"/>
      </w:pPr>
      <w:rPr>
        <w:sz w:val="24"/>
        <w:szCs w:val="24"/>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7" w15:restartNumberingAfterBreak="0">
    <w:nsid w:val="10437C9F"/>
    <w:multiLevelType w:val="hybridMultilevel"/>
    <w:tmpl w:val="4FD06C3E"/>
    <w:lvl w:ilvl="0" w:tplc="1CC077DC">
      <w:start w:val="1"/>
      <w:numFmt w:val="bullet"/>
      <w:lvlText w:val="•"/>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C03F9A">
      <w:start w:val="1"/>
      <w:numFmt w:val="bullet"/>
      <w:lvlText w:val="o"/>
      <w:lvlJc w:val="left"/>
      <w:pPr>
        <w:ind w:left="21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0EC050">
      <w:start w:val="1"/>
      <w:numFmt w:val="bullet"/>
      <w:lvlText w:val="▪"/>
      <w:lvlJc w:val="left"/>
      <w:pPr>
        <w:ind w:left="28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A857AA">
      <w:start w:val="1"/>
      <w:numFmt w:val="bullet"/>
      <w:lvlText w:val="•"/>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707C12">
      <w:start w:val="1"/>
      <w:numFmt w:val="bullet"/>
      <w:lvlText w:val="o"/>
      <w:lvlJc w:val="left"/>
      <w:pPr>
        <w:ind w:left="4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4CAC06C">
      <w:start w:val="1"/>
      <w:numFmt w:val="bullet"/>
      <w:lvlText w:val="▪"/>
      <w:lvlJc w:val="left"/>
      <w:pPr>
        <w:ind w:left="49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E6038EC">
      <w:start w:val="1"/>
      <w:numFmt w:val="bullet"/>
      <w:lvlText w:val="•"/>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04EF3A">
      <w:start w:val="1"/>
      <w:numFmt w:val="bullet"/>
      <w:lvlText w:val="o"/>
      <w:lvlJc w:val="left"/>
      <w:pPr>
        <w:ind w:left="6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58C7CDE">
      <w:start w:val="1"/>
      <w:numFmt w:val="bullet"/>
      <w:lvlText w:val="▪"/>
      <w:lvlJc w:val="left"/>
      <w:pPr>
        <w:ind w:left="71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2EF00DC"/>
    <w:multiLevelType w:val="hybridMultilevel"/>
    <w:tmpl w:val="6BC4CDE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954DEC"/>
    <w:multiLevelType w:val="hybridMultilevel"/>
    <w:tmpl w:val="1AB85996"/>
    <w:lvl w:ilvl="0" w:tplc="7C74C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9E2000"/>
    <w:multiLevelType w:val="hybridMultilevel"/>
    <w:tmpl w:val="C4EE60BE"/>
    <w:lvl w:ilvl="0" w:tplc="72EE87AE">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15:restartNumberingAfterBreak="0">
    <w:nsid w:val="14B4721F"/>
    <w:multiLevelType w:val="hybridMultilevel"/>
    <w:tmpl w:val="1F94CA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5227F3B"/>
    <w:multiLevelType w:val="multilevel"/>
    <w:tmpl w:val="799E146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18681158"/>
    <w:multiLevelType w:val="multilevel"/>
    <w:tmpl w:val="33361C04"/>
    <w:lvl w:ilvl="0">
      <w:start w:val="1"/>
      <w:numFmt w:val="decimal"/>
      <w:lvlText w:val="%1"/>
      <w:lvlJc w:val="left"/>
      <w:pPr>
        <w:ind w:left="3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1C3729DB"/>
    <w:multiLevelType w:val="multilevel"/>
    <w:tmpl w:val="E59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055FB"/>
    <w:multiLevelType w:val="hybridMultilevel"/>
    <w:tmpl w:val="AE9892AC"/>
    <w:lvl w:ilvl="0" w:tplc="5B4CE6CC">
      <w:start w:val="1"/>
      <w:numFmt w:val="bullet"/>
      <w:lvlText w:val=""/>
      <w:lvlJc w:val="left"/>
      <w:pPr>
        <w:ind w:left="12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6046822">
      <w:start w:val="1"/>
      <w:numFmt w:val="bullet"/>
      <w:lvlText w:val="o"/>
      <w:lvlJc w:val="left"/>
      <w:pPr>
        <w:ind w:left="15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E14C484">
      <w:start w:val="1"/>
      <w:numFmt w:val="bullet"/>
      <w:lvlText w:val="▪"/>
      <w:lvlJc w:val="left"/>
      <w:pPr>
        <w:ind w:left="22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7A2D71E">
      <w:start w:val="1"/>
      <w:numFmt w:val="bullet"/>
      <w:lvlText w:val="•"/>
      <w:lvlJc w:val="left"/>
      <w:pPr>
        <w:ind w:left="30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560505A">
      <w:start w:val="1"/>
      <w:numFmt w:val="bullet"/>
      <w:lvlText w:val="o"/>
      <w:lvlJc w:val="left"/>
      <w:pPr>
        <w:ind w:left="37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45ADCD8">
      <w:start w:val="1"/>
      <w:numFmt w:val="bullet"/>
      <w:lvlText w:val="▪"/>
      <w:lvlJc w:val="left"/>
      <w:pPr>
        <w:ind w:left="44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59A2DAE">
      <w:start w:val="1"/>
      <w:numFmt w:val="bullet"/>
      <w:lvlText w:val="•"/>
      <w:lvlJc w:val="left"/>
      <w:pPr>
        <w:ind w:left="51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7AEBD90">
      <w:start w:val="1"/>
      <w:numFmt w:val="bullet"/>
      <w:lvlText w:val="o"/>
      <w:lvlJc w:val="left"/>
      <w:pPr>
        <w:ind w:left="58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6D41798">
      <w:start w:val="1"/>
      <w:numFmt w:val="bullet"/>
      <w:lvlText w:val="▪"/>
      <w:lvlJc w:val="left"/>
      <w:pPr>
        <w:ind w:left="66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D017921"/>
    <w:multiLevelType w:val="hybridMultilevel"/>
    <w:tmpl w:val="5F34D176"/>
    <w:lvl w:ilvl="0" w:tplc="2000000F">
      <w:start w:val="1"/>
      <w:numFmt w:val="decimal"/>
      <w:lvlText w:val="%1."/>
      <w:lvlJc w:val="left"/>
      <w:pPr>
        <w:ind w:left="2880" w:hanging="360"/>
      </w:pPr>
    </w:lvl>
    <w:lvl w:ilvl="1" w:tplc="20000019" w:tentative="1">
      <w:start w:val="1"/>
      <w:numFmt w:val="lowerLetter"/>
      <w:lvlText w:val="%2."/>
      <w:lvlJc w:val="left"/>
      <w:pPr>
        <w:ind w:left="3600" w:hanging="360"/>
      </w:pPr>
    </w:lvl>
    <w:lvl w:ilvl="2" w:tplc="2000001B" w:tentative="1">
      <w:start w:val="1"/>
      <w:numFmt w:val="lowerRoman"/>
      <w:lvlText w:val="%3."/>
      <w:lvlJc w:val="right"/>
      <w:pPr>
        <w:ind w:left="4320" w:hanging="180"/>
      </w:pPr>
    </w:lvl>
    <w:lvl w:ilvl="3" w:tplc="2000000F" w:tentative="1">
      <w:start w:val="1"/>
      <w:numFmt w:val="decimal"/>
      <w:lvlText w:val="%4."/>
      <w:lvlJc w:val="left"/>
      <w:pPr>
        <w:ind w:left="5040" w:hanging="360"/>
      </w:pPr>
    </w:lvl>
    <w:lvl w:ilvl="4" w:tplc="20000019" w:tentative="1">
      <w:start w:val="1"/>
      <w:numFmt w:val="lowerLetter"/>
      <w:lvlText w:val="%5."/>
      <w:lvlJc w:val="left"/>
      <w:pPr>
        <w:ind w:left="5760" w:hanging="360"/>
      </w:pPr>
    </w:lvl>
    <w:lvl w:ilvl="5" w:tplc="2000001B" w:tentative="1">
      <w:start w:val="1"/>
      <w:numFmt w:val="lowerRoman"/>
      <w:lvlText w:val="%6."/>
      <w:lvlJc w:val="right"/>
      <w:pPr>
        <w:ind w:left="6480" w:hanging="180"/>
      </w:pPr>
    </w:lvl>
    <w:lvl w:ilvl="6" w:tplc="2000000F" w:tentative="1">
      <w:start w:val="1"/>
      <w:numFmt w:val="decimal"/>
      <w:lvlText w:val="%7."/>
      <w:lvlJc w:val="left"/>
      <w:pPr>
        <w:ind w:left="7200" w:hanging="360"/>
      </w:pPr>
    </w:lvl>
    <w:lvl w:ilvl="7" w:tplc="20000019" w:tentative="1">
      <w:start w:val="1"/>
      <w:numFmt w:val="lowerLetter"/>
      <w:lvlText w:val="%8."/>
      <w:lvlJc w:val="left"/>
      <w:pPr>
        <w:ind w:left="7920" w:hanging="360"/>
      </w:pPr>
    </w:lvl>
    <w:lvl w:ilvl="8" w:tplc="2000001B" w:tentative="1">
      <w:start w:val="1"/>
      <w:numFmt w:val="lowerRoman"/>
      <w:lvlText w:val="%9."/>
      <w:lvlJc w:val="right"/>
      <w:pPr>
        <w:ind w:left="8640" w:hanging="180"/>
      </w:pPr>
    </w:lvl>
  </w:abstractNum>
  <w:abstractNum w:abstractNumId="17" w15:restartNumberingAfterBreak="0">
    <w:nsid w:val="1D79558C"/>
    <w:multiLevelType w:val="hybridMultilevel"/>
    <w:tmpl w:val="54409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BD7C11"/>
    <w:multiLevelType w:val="hybridMultilevel"/>
    <w:tmpl w:val="4D2E5B82"/>
    <w:lvl w:ilvl="0" w:tplc="D6EA5EC6">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9" w15:restartNumberingAfterBreak="0">
    <w:nsid w:val="1EEF7F74"/>
    <w:multiLevelType w:val="multilevel"/>
    <w:tmpl w:val="D588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5B579B"/>
    <w:multiLevelType w:val="multilevel"/>
    <w:tmpl w:val="25C67386"/>
    <w:lvl w:ilvl="0">
      <w:start w:val="1"/>
      <w:numFmt w:val="decimal"/>
      <w:lvlText w:val="%1."/>
      <w:lvlJc w:val="left"/>
      <w:pPr>
        <w:tabs>
          <w:tab w:val="num" w:pos="1063"/>
        </w:tabs>
        <w:ind w:left="1063" w:hanging="360"/>
      </w:pPr>
    </w:lvl>
    <w:lvl w:ilvl="1" w:tentative="1">
      <w:start w:val="1"/>
      <w:numFmt w:val="decimal"/>
      <w:lvlText w:val="%2."/>
      <w:lvlJc w:val="left"/>
      <w:pPr>
        <w:tabs>
          <w:tab w:val="num" w:pos="1783"/>
        </w:tabs>
        <w:ind w:left="1783" w:hanging="360"/>
      </w:pPr>
    </w:lvl>
    <w:lvl w:ilvl="2" w:tentative="1">
      <w:start w:val="1"/>
      <w:numFmt w:val="decimal"/>
      <w:lvlText w:val="%3."/>
      <w:lvlJc w:val="left"/>
      <w:pPr>
        <w:tabs>
          <w:tab w:val="num" w:pos="2503"/>
        </w:tabs>
        <w:ind w:left="2503" w:hanging="360"/>
      </w:pPr>
    </w:lvl>
    <w:lvl w:ilvl="3" w:tentative="1">
      <w:start w:val="1"/>
      <w:numFmt w:val="decimal"/>
      <w:lvlText w:val="%4."/>
      <w:lvlJc w:val="left"/>
      <w:pPr>
        <w:tabs>
          <w:tab w:val="num" w:pos="3223"/>
        </w:tabs>
        <w:ind w:left="3223" w:hanging="360"/>
      </w:pPr>
    </w:lvl>
    <w:lvl w:ilvl="4" w:tentative="1">
      <w:start w:val="1"/>
      <w:numFmt w:val="decimal"/>
      <w:lvlText w:val="%5."/>
      <w:lvlJc w:val="left"/>
      <w:pPr>
        <w:tabs>
          <w:tab w:val="num" w:pos="3943"/>
        </w:tabs>
        <w:ind w:left="3943" w:hanging="360"/>
      </w:pPr>
    </w:lvl>
    <w:lvl w:ilvl="5" w:tentative="1">
      <w:start w:val="1"/>
      <w:numFmt w:val="decimal"/>
      <w:lvlText w:val="%6."/>
      <w:lvlJc w:val="left"/>
      <w:pPr>
        <w:tabs>
          <w:tab w:val="num" w:pos="4663"/>
        </w:tabs>
        <w:ind w:left="4663" w:hanging="360"/>
      </w:pPr>
    </w:lvl>
    <w:lvl w:ilvl="6" w:tentative="1">
      <w:start w:val="1"/>
      <w:numFmt w:val="decimal"/>
      <w:lvlText w:val="%7."/>
      <w:lvlJc w:val="left"/>
      <w:pPr>
        <w:tabs>
          <w:tab w:val="num" w:pos="5383"/>
        </w:tabs>
        <w:ind w:left="5383" w:hanging="360"/>
      </w:pPr>
    </w:lvl>
    <w:lvl w:ilvl="7" w:tentative="1">
      <w:start w:val="1"/>
      <w:numFmt w:val="decimal"/>
      <w:lvlText w:val="%8."/>
      <w:lvlJc w:val="left"/>
      <w:pPr>
        <w:tabs>
          <w:tab w:val="num" w:pos="6103"/>
        </w:tabs>
        <w:ind w:left="6103" w:hanging="360"/>
      </w:pPr>
    </w:lvl>
    <w:lvl w:ilvl="8" w:tentative="1">
      <w:start w:val="1"/>
      <w:numFmt w:val="decimal"/>
      <w:lvlText w:val="%9."/>
      <w:lvlJc w:val="left"/>
      <w:pPr>
        <w:tabs>
          <w:tab w:val="num" w:pos="6823"/>
        </w:tabs>
        <w:ind w:left="6823" w:hanging="360"/>
      </w:pPr>
    </w:lvl>
  </w:abstractNum>
  <w:abstractNum w:abstractNumId="21" w15:restartNumberingAfterBreak="0">
    <w:nsid w:val="21E052E4"/>
    <w:multiLevelType w:val="multilevel"/>
    <w:tmpl w:val="92DEB17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223D418A"/>
    <w:multiLevelType w:val="multilevel"/>
    <w:tmpl w:val="00AE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D3B26"/>
    <w:multiLevelType w:val="multilevel"/>
    <w:tmpl w:val="24C290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F53953"/>
    <w:multiLevelType w:val="hybridMultilevel"/>
    <w:tmpl w:val="EEFAAC92"/>
    <w:lvl w:ilvl="0" w:tplc="06925E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3890EE">
      <w:start w:val="1"/>
      <w:numFmt w:val="bullet"/>
      <w:lvlText w:val="o"/>
      <w:lvlJc w:val="left"/>
      <w:pPr>
        <w:ind w:left="21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51A936C">
      <w:start w:val="1"/>
      <w:numFmt w:val="bullet"/>
      <w:lvlText w:val="▪"/>
      <w:lvlJc w:val="left"/>
      <w:pPr>
        <w:ind w:left="28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9CCF0A">
      <w:start w:val="1"/>
      <w:numFmt w:val="bullet"/>
      <w:lvlText w:val="•"/>
      <w:lvlJc w:val="left"/>
      <w:pPr>
        <w:ind w:left="3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C0DE3A">
      <w:start w:val="1"/>
      <w:numFmt w:val="bullet"/>
      <w:lvlText w:val="o"/>
      <w:lvlJc w:val="left"/>
      <w:pPr>
        <w:ind w:left="43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C54411A">
      <w:start w:val="1"/>
      <w:numFmt w:val="bullet"/>
      <w:lvlText w:val="▪"/>
      <w:lvlJc w:val="left"/>
      <w:pPr>
        <w:ind w:left="50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E6A3DA">
      <w:start w:val="1"/>
      <w:numFmt w:val="bullet"/>
      <w:lvlText w:val="•"/>
      <w:lvlJc w:val="left"/>
      <w:pPr>
        <w:ind w:left="57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E8F85A">
      <w:start w:val="1"/>
      <w:numFmt w:val="bullet"/>
      <w:lvlText w:val="o"/>
      <w:lvlJc w:val="left"/>
      <w:pPr>
        <w:ind w:left="64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7B0B822">
      <w:start w:val="1"/>
      <w:numFmt w:val="bullet"/>
      <w:lvlText w:val="▪"/>
      <w:lvlJc w:val="left"/>
      <w:pPr>
        <w:ind w:left="72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230479BE"/>
    <w:multiLevelType w:val="hybridMultilevel"/>
    <w:tmpl w:val="5C0E0D7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2590475B"/>
    <w:multiLevelType w:val="hybridMultilevel"/>
    <w:tmpl w:val="6354F5B4"/>
    <w:lvl w:ilvl="0" w:tplc="A986FF1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00A316">
      <w:start w:val="1"/>
      <w:numFmt w:val="bullet"/>
      <w:lvlText w:val="o"/>
      <w:lvlJc w:val="left"/>
      <w:pPr>
        <w:ind w:left="9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E3E53FC">
      <w:start w:val="1"/>
      <w:numFmt w:val="bullet"/>
      <w:lvlRestart w:val="0"/>
      <w:lvlText w:val="•"/>
      <w:lvlJc w:val="left"/>
      <w:pPr>
        <w:ind w:left="14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5B21276">
      <w:start w:val="1"/>
      <w:numFmt w:val="bullet"/>
      <w:lvlText w:val="•"/>
      <w:lvlJc w:val="left"/>
      <w:pPr>
        <w:ind w:left="22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70C42C">
      <w:start w:val="1"/>
      <w:numFmt w:val="bullet"/>
      <w:lvlText w:val="o"/>
      <w:lvlJc w:val="left"/>
      <w:pPr>
        <w:ind w:left="29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15AEDA8">
      <w:start w:val="1"/>
      <w:numFmt w:val="bullet"/>
      <w:lvlText w:val="▪"/>
      <w:lvlJc w:val="left"/>
      <w:pPr>
        <w:ind w:left="36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8A28026">
      <w:start w:val="1"/>
      <w:numFmt w:val="bullet"/>
      <w:lvlText w:val="•"/>
      <w:lvlJc w:val="left"/>
      <w:pPr>
        <w:ind w:left="43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66C974">
      <w:start w:val="1"/>
      <w:numFmt w:val="bullet"/>
      <w:lvlText w:val="o"/>
      <w:lvlJc w:val="left"/>
      <w:pPr>
        <w:ind w:left="50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D70443A">
      <w:start w:val="1"/>
      <w:numFmt w:val="bullet"/>
      <w:lvlText w:val="▪"/>
      <w:lvlJc w:val="left"/>
      <w:pPr>
        <w:ind w:left="58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26A544CF"/>
    <w:multiLevelType w:val="multilevel"/>
    <w:tmpl w:val="03FEA92E"/>
    <w:lvl w:ilvl="0">
      <w:start w:val="6"/>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28" w15:restartNumberingAfterBreak="0">
    <w:nsid w:val="271E5658"/>
    <w:multiLevelType w:val="multilevel"/>
    <w:tmpl w:val="B1E42440"/>
    <w:lvl w:ilvl="0">
      <w:start w:val="1"/>
      <w:numFmt w:val="decimal"/>
      <w:lvlText w:val="%1."/>
      <w:lvlJc w:val="left"/>
      <w:pPr>
        <w:ind w:left="360" w:hanging="360"/>
      </w:pPr>
      <w:rPr>
        <w:rFonts w:asciiTheme="minorBidi" w:hAnsiTheme="minorBidi" w:cstheme="minorBidi" w:hint="default"/>
        <w:b/>
      </w:rPr>
    </w:lvl>
    <w:lvl w:ilvl="1">
      <w:start w:val="1"/>
      <w:numFmt w:val="decimal"/>
      <w:lvlText w:val="%1.%2."/>
      <w:lvlJc w:val="left"/>
      <w:pPr>
        <w:ind w:left="1080" w:hanging="360"/>
      </w:pPr>
      <w:rPr>
        <w:rFonts w:asciiTheme="minorBidi" w:hAnsiTheme="minorBidi" w:cstheme="minorBidi" w:hint="default"/>
        <w:b/>
      </w:rPr>
    </w:lvl>
    <w:lvl w:ilvl="2">
      <w:start w:val="1"/>
      <w:numFmt w:val="decimal"/>
      <w:lvlText w:val="%1.%2.%3."/>
      <w:lvlJc w:val="left"/>
      <w:pPr>
        <w:ind w:left="2160" w:hanging="720"/>
      </w:pPr>
      <w:rPr>
        <w:rFonts w:asciiTheme="minorBidi" w:hAnsiTheme="minorBidi" w:cstheme="minorBidi" w:hint="default"/>
        <w:b/>
      </w:rPr>
    </w:lvl>
    <w:lvl w:ilvl="3">
      <w:start w:val="1"/>
      <w:numFmt w:val="decimal"/>
      <w:lvlText w:val="%1.%2.%3.%4."/>
      <w:lvlJc w:val="left"/>
      <w:pPr>
        <w:ind w:left="2880" w:hanging="720"/>
      </w:pPr>
      <w:rPr>
        <w:rFonts w:asciiTheme="minorBidi" w:hAnsiTheme="minorBidi" w:cstheme="minorBidi" w:hint="default"/>
        <w:b/>
      </w:rPr>
    </w:lvl>
    <w:lvl w:ilvl="4">
      <w:start w:val="1"/>
      <w:numFmt w:val="decimal"/>
      <w:lvlText w:val="%1.%2.%3.%4.%5."/>
      <w:lvlJc w:val="left"/>
      <w:pPr>
        <w:ind w:left="3960" w:hanging="1080"/>
      </w:pPr>
      <w:rPr>
        <w:rFonts w:asciiTheme="minorBidi" w:hAnsiTheme="minorBidi" w:cstheme="minorBidi" w:hint="default"/>
        <w:b/>
      </w:rPr>
    </w:lvl>
    <w:lvl w:ilvl="5">
      <w:start w:val="1"/>
      <w:numFmt w:val="decimal"/>
      <w:lvlText w:val="%1.%2.%3.%4.%5.%6."/>
      <w:lvlJc w:val="left"/>
      <w:pPr>
        <w:ind w:left="4680" w:hanging="1080"/>
      </w:pPr>
      <w:rPr>
        <w:rFonts w:asciiTheme="minorBidi" w:hAnsiTheme="minorBidi" w:cstheme="minorBidi" w:hint="default"/>
        <w:b/>
      </w:rPr>
    </w:lvl>
    <w:lvl w:ilvl="6">
      <w:start w:val="1"/>
      <w:numFmt w:val="decimal"/>
      <w:lvlText w:val="%1.%2.%3.%4.%5.%6.%7."/>
      <w:lvlJc w:val="left"/>
      <w:pPr>
        <w:ind w:left="5400" w:hanging="1080"/>
      </w:pPr>
      <w:rPr>
        <w:rFonts w:asciiTheme="minorBidi" w:hAnsiTheme="minorBidi" w:cstheme="minorBidi" w:hint="default"/>
        <w:b/>
      </w:rPr>
    </w:lvl>
    <w:lvl w:ilvl="7">
      <w:start w:val="1"/>
      <w:numFmt w:val="decimal"/>
      <w:lvlText w:val="%1.%2.%3.%4.%5.%6.%7.%8."/>
      <w:lvlJc w:val="left"/>
      <w:pPr>
        <w:ind w:left="6480" w:hanging="1440"/>
      </w:pPr>
      <w:rPr>
        <w:rFonts w:asciiTheme="minorBidi" w:hAnsiTheme="minorBidi" w:cstheme="minorBidi" w:hint="default"/>
        <w:b/>
      </w:rPr>
    </w:lvl>
    <w:lvl w:ilvl="8">
      <w:start w:val="1"/>
      <w:numFmt w:val="decimal"/>
      <w:lvlText w:val="%1.%2.%3.%4.%5.%6.%7.%8.%9."/>
      <w:lvlJc w:val="left"/>
      <w:pPr>
        <w:ind w:left="7200" w:hanging="1440"/>
      </w:pPr>
      <w:rPr>
        <w:rFonts w:asciiTheme="minorBidi" w:hAnsiTheme="minorBidi" w:cstheme="minorBidi" w:hint="default"/>
        <w:b/>
      </w:rPr>
    </w:lvl>
  </w:abstractNum>
  <w:abstractNum w:abstractNumId="29" w15:restartNumberingAfterBreak="0">
    <w:nsid w:val="275A4F05"/>
    <w:multiLevelType w:val="hybridMultilevel"/>
    <w:tmpl w:val="70A265F2"/>
    <w:lvl w:ilvl="0" w:tplc="EF2AC86C">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0" w15:restartNumberingAfterBreak="0">
    <w:nsid w:val="2BD42C15"/>
    <w:multiLevelType w:val="hybridMultilevel"/>
    <w:tmpl w:val="B6A44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600D9B"/>
    <w:multiLevelType w:val="multilevel"/>
    <w:tmpl w:val="0F36D92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u w:val="no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D8D4824"/>
    <w:multiLevelType w:val="hybridMultilevel"/>
    <w:tmpl w:val="6D8C0036"/>
    <w:lvl w:ilvl="0" w:tplc="20000001">
      <w:start w:val="1"/>
      <w:numFmt w:val="bullet"/>
      <w:lvlText w:val=""/>
      <w:lvlJc w:val="left"/>
      <w:pPr>
        <w:ind w:left="1080" w:hanging="360"/>
      </w:pPr>
      <w:rPr>
        <w:rFonts w:ascii="Symbol" w:hAnsi="Symbol" w:cs="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cs="Wingdings" w:hint="default"/>
      </w:rPr>
    </w:lvl>
    <w:lvl w:ilvl="3" w:tplc="20000001" w:tentative="1">
      <w:start w:val="1"/>
      <w:numFmt w:val="bullet"/>
      <w:lvlText w:val=""/>
      <w:lvlJc w:val="left"/>
      <w:pPr>
        <w:ind w:left="3240" w:hanging="360"/>
      </w:pPr>
      <w:rPr>
        <w:rFonts w:ascii="Symbol" w:hAnsi="Symbol" w:cs="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cs="Wingdings" w:hint="default"/>
      </w:rPr>
    </w:lvl>
    <w:lvl w:ilvl="6" w:tplc="20000001" w:tentative="1">
      <w:start w:val="1"/>
      <w:numFmt w:val="bullet"/>
      <w:lvlText w:val=""/>
      <w:lvlJc w:val="left"/>
      <w:pPr>
        <w:ind w:left="5400" w:hanging="360"/>
      </w:pPr>
      <w:rPr>
        <w:rFonts w:ascii="Symbol" w:hAnsi="Symbol" w:cs="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cs="Wingdings" w:hint="default"/>
      </w:rPr>
    </w:lvl>
  </w:abstractNum>
  <w:abstractNum w:abstractNumId="33" w15:restartNumberingAfterBreak="0">
    <w:nsid w:val="2EB751B6"/>
    <w:multiLevelType w:val="hybridMultilevel"/>
    <w:tmpl w:val="DA0C76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30240FB2"/>
    <w:multiLevelType w:val="hybridMultilevel"/>
    <w:tmpl w:val="C4E65918"/>
    <w:lvl w:ilvl="0" w:tplc="81ECA8CC">
      <w:start w:val="1"/>
      <w:numFmt w:val="bullet"/>
      <w:lvlText w:val="•"/>
      <w:lvlJc w:val="left"/>
      <w:pPr>
        <w:ind w:left="1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221266">
      <w:start w:val="1"/>
      <w:numFmt w:val="bullet"/>
      <w:lvlText w:val="o"/>
      <w:lvlJc w:val="left"/>
      <w:pPr>
        <w:ind w:left="24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4EF944">
      <w:start w:val="1"/>
      <w:numFmt w:val="bullet"/>
      <w:lvlText w:val="▪"/>
      <w:lvlJc w:val="left"/>
      <w:pPr>
        <w:ind w:left="31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525CBA">
      <w:start w:val="1"/>
      <w:numFmt w:val="bullet"/>
      <w:lvlText w:val="•"/>
      <w:lvlJc w:val="left"/>
      <w:pPr>
        <w:ind w:left="3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CC04C0">
      <w:start w:val="1"/>
      <w:numFmt w:val="bullet"/>
      <w:lvlText w:val="o"/>
      <w:lvlJc w:val="left"/>
      <w:pPr>
        <w:ind w:left="4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D4CBF8C">
      <w:start w:val="1"/>
      <w:numFmt w:val="bullet"/>
      <w:lvlText w:val="▪"/>
      <w:lvlJc w:val="left"/>
      <w:pPr>
        <w:ind w:left="53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28D58C">
      <w:start w:val="1"/>
      <w:numFmt w:val="bullet"/>
      <w:lvlText w:val="•"/>
      <w:lvlJc w:val="left"/>
      <w:pPr>
        <w:ind w:left="6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D061FA">
      <w:start w:val="1"/>
      <w:numFmt w:val="bullet"/>
      <w:lvlText w:val="o"/>
      <w:lvlJc w:val="left"/>
      <w:pPr>
        <w:ind w:left="6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B22170E">
      <w:start w:val="1"/>
      <w:numFmt w:val="bullet"/>
      <w:lvlText w:val="▪"/>
      <w:lvlJc w:val="left"/>
      <w:pPr>
        <w:ind w:left="74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30AA270C"/>
    <w:multiLevelType w:val="hybridMultilevel"/>
    <w:tmpl w:val="529812D2"/>
    <w:lvl w:ilvl="0" w:tplc="6CC6644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CA226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8245E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386F7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74BDB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F832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02A5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6C271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00C181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0B13F76"/>
    <w:multiLevelType w:val="hybridMultilevel"/>
    <w:tmpl w:val="E21AB3E2"/>
    <w:lvl w:ilvl="0" w:tplc="2FA67DEA">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7" w15:restartNumberingAfterBreak="0">
    <w:nsid w:val="31357C0D"/>
    <w:multiLevelType w:val="multilevel"/>
    <w:tmpl w:val="40208BCA"/>
    <w:lvl w:ilvl="0">
      <w:start w:val="1"/>
      <w:numFmt w:val="decimal"/>
      <w:lvlText w:val="%1."/>
      <w:lvlJc w:val="left"/>
      <w:pPr>
        <w:ind w:left="360" w:hanging="360"/>
      </w:pPr>
      <w:rPr>
        <w:rFonts w:asciiTheme="minorBidi" w:hAnsiTheme="minorBidi" w:cstheme="minorBidi" w:hint="default"/>
        <w:b/>
      </w:rPr>
    </w:lvl>
    <w:lvl w:ilvl="1">
      <w:start w:val="1"/>
      <w:numFmt w:val="decimal"/>
      <w:lvlText w:val="%1.%2."/>
      <w:lvlJc w:val="left"/>
      <w:pPr>
        <w:ind w:left="1080" w:hanging="360"/>
      </w:pPr>
      <w:rPr>
        <w:rFonts w:asciiTheme="minorBidi" w:hAnsiTheme="minorBidi" w:cstheme="minorBidi" w:hint="default"/>
        <w:b/>
      </w:rPr>
    </w:lvl>
    <w:lvl w:ilvl="2">
      <w:start w:val="1"/>
      <w:numFmt w:val="decimal"/>
      <w:lvlText w:val="%1.%2.%3."/>
      <w:lvlJc w:val="left"/>
      <w:pPr>
        <w:ind w:left="2160" w:hanging="720"/>
      </w:pPr>
      <w:rPr>
        <w:rFonts w:asciiTheme="minorBidi" w:hAnsiTheme="minorBidi" w:cstheme="minorBidi" w:hint="default"/>
        <w:b w:val="0"/>
        <w:bCs/>
        <w:i w:val="0"/>
        <w:iCs w:val="0"/>
      </w:rPr>
    </w:lvl>
    <w:lvl w:ilvl="3">
      <w:start w:val="1"/>
      <w:numFmt w:val="decimal"/>
      <w:lvlText w:val="%1.%2.%3.%4."/>
      <w:lvlJc w:val="left"/>
      <w:pPr>
        <w:ind w:left="2880" w:hanging="720"/>
      </w:pPr>
      <w:rPr>
        <w:rFonts w:asciiTheme="minorBidi" w:hAnsiTheme="minorBidi" w:cstheme="minorBidi" w:hint="default"/>
        <w:b/>
      </w:rPr>
    </w:lvl>
    <w:lvl w:ilvl="4">
      <w:start w:val="1"/>
      <w:numFmt w:val="decimal"/>
      <w:lvlText w:val="%1.%2.%3.%4.%5."/>
      <w:lvlJc w:val="left"/>
      <w:pPr>
        <w:ind w:left="3960" w:hanging="1080"/>
      </w:pPr>
      <w:rPr>
        <w:rFonts w:asciiTheme="minorBidi" w:hAnsiTheme="minorBidi" w:cstheme="minorBidi" w:hint="default"/>
        <w:b/>
      </w:rPr>
    </w:lvl>
    <w:lvl w:ilvl="5">
      <w:start w:val="1"/>
      <w:numFmt w:val="decimal"/>
      <w:lvlText w:val="%1.%2.%3.%4.%5.%6."/>
      <w:lvlJc w:val="left"/>
      <w:pPr>
        <w:ind w:left="4680" w:hanging="1080"/>
      </w:pPr>
      <w:rPr>
        <w:rFonts w:asciiTheme="minorBidi" w:hAnsiTheme="minorBidi" w:cstheme="minorBidi" w:hint="default"/>
        <w:b/>
      </w:rPr>
    </w:lvl>
    <w:lvl w:ilvl="6">
      <w:start w:val="1"/>
      <w:numFmt w:val="decimal"/>
      <w:lvlText w:val="%1.%2.%3.%4.%5.%6.%7."/>
      <w:lvlJc w:val="left"/>
      <w:pPr>
        <w:ind w:left="5400" w:hanging="1080"/>
      </w:pPr>
      <w:rPr>
        <w:rFonts w:asciiTheme="minorBidi" w:hAnsiTheme="minorBidi" w:cstheme="minorBidi" w:hint="default"/>
        <w:b/>
      </w:rPr>
    </w:lvl>
    <w:lvl w:ilvl="7">
      <w:start w:val="1"/>
      <w:numFmt w:val="decimal"/>
      <w:lvlText w:val="%1.%2.%3.%4.%5.%6.%7.%8."/>
      <w:lvlJc w:val="left"/>
      <w:pPr>
        <w:ind w:left="6480" w:hanging="1440"/>
      </w:pPr>
      <w:rPr>
        <w:rFonts w:asciiTheme="minorBidi" w:hAnsiTheme="minorBidi" w:cstheme="minorBidi" w:hint="default"/>
        <w:b/>
      </w:rPr>
    </w:lvl>
    <w:lvl w:ilvl="8">
      <w:start w:val="1"/>
      <w:numFmt w:val="decimal"/>
      <w:lvlText w:val="%1.%2.%3.%4.%5.%6.%7.%8.%9."/>
      <w:lvlJc w:val="left"/>
      <w:pPr>
        <w:ind w:left="7200" w:hanging="1440"/>
      </w:pPr>
      <w:rPr>
        <w:rFonts w:asciiTheme="minorBidi" w:hAnsiTheme="minorBidi" w:cstheme="minorBidi" w:hint="default"/>
        <w:b/>
      </w:rPr>
    </w:lvl>
  </w:abstractNum>
  <w:abstractNum w:abstractNumId="38" w15:restartNumberingAfterBreak="0">
    <w:nsid w:val="32676959"/>
    <w:multiLevelType w:val="hybridMultilevel"/>
    <w:tmpl w:val="88CEAF60"/>
    <w:lvl w:ilvl="0" w:tplc="F0B617B2">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9" w15:restartNumberingAfterBreak="0">
    <w:nsid w:val="33767A36"/>
    <w:multiLevelType w:val="multilevel"/>
    <w:tmpl w:val="786094F4"/>
    <w:lvl w:ilvl="0">
      <w:start w:val="1"/>
      <w:numFmt w:val="decimal"/>
      <w:lvlText w:val="%1."/>
      <w:lvlJc w:val="left"/>
      <w:pPr>
        <w:ind w:left="1440" w:hanging="360"/>
      </w:pPr>
    </w:lvl>
    <w:lvl w:ilvl="1">
      <w:start w:val="3"/>
      <w:numFmt w:val="decimal"/>
      <w:isLgl/>
      <w:lvlText w:val="%1.%2."/>
      <w:lvlJc w:val="left"/>
      <w:pPr>
        <w:ind w:left="1620" w:hanging="540"/>
      </w:pPr>
      <w:rPr>
        <w:rFonts w:hint="default"/>
      </w:rPr>
    </w:lvl>
    <w:lvl w:ilvl="2">
      <w:start w:val="3"/>
      <w:numFmt w:val="decimal"/>
      <w:isLgl/>
      <w:lvlText w:val="%1.%2.%3."/>
      <w:lvlJc w:val="left"/>
      <w:pPr>
        <w:ind w:left="1800" w:hanging="720"/>
      </w:pPr>
      <w:rPr>
        <w:rFonts w:hint="default"/>
        <w:b w:val="0"/>
        <w:bCs/>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0" w15:restartNumberingAfterBreak="0">
    <w:nsid w:val="3612171E"/>
    <w:multiLevelType w:val="multilevel"/>
    <w:tmpl w:val="AEAC836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5B0425"/>
    <w:multiLevelType w:val="multilevel"/>
    <w:tmpl w:val="4DA28F72"/>
    <w:lvl w:ilvl="0">
      <w:start w:val="1"/>
      <w:numFmt w:val="decimal"/>
      <w:lvlText w:val="%1"/>
      <w:lvlJc w:val="left"/>
      <w:pPr>
        <w:ind w:left="360"/>
      </w:pPr>
      <w:rPr>
        <w:rFonts w:ascii="Times New Roman" w:eastAsia="Times New Roman" w:hAnsi="Times New Roman" w:cs="Times New Roman"/>
        <w:b/>
        <w:bCs/>
        <w:i w:val="0"/>
        <w:strike w:val="0"/>
        <w:dstrike w:val="0"/>
        <w:color w:val="1F4E79"/>
        <w:sz w:val="22"/>
        <w:szCs w:val="22"/>
        <w:u w:val="none" w:color="000000"/>
        <w:bdr w:val="none" w:sz="0" w:space="0" w:color="auto"/>
        <w:shd w:val="clear" w:color="auto" w:fill="auto"/>
        <w:vertAlign w:val="baseline"/>
      </w:rPr>
    </w:lvl>
    <w:lvl w:ilvl="1">
      <w:start w:val="2"/>
      <w:numFmt w:val="decimal"/>
      <w:lvlRestart w:val="0"/>
      <w:lvlText w:val="%1.%2."/>
      <w:lvlJc w:val="left"/>
      <w:pPr>
        <w:ind w:left="705"/>
      </w:pPr>
      <w:rPr>
        <w:rFonts w:ascii="Times New Roman" w:eastAsia="Times New Roman" w:hAnsi="Times New Roman" w:cs="Times New Roman"/>
        <w:b/>
        <w:bCs/>
        <w:i w:val="0"/>
        <w:strike w:val="0"/>
        <w:dstrike w:val="0"/>
        <w:color w:val="1F4E79"/>
        <w:sz w:val="22"/>
        <w:szCs w:val="22"/>
        <w:u w:val="none" w:color="000000"/>
        <w:bdr w:val="none" w:sz="0" w:space="0" w:color="auto"/>
        <w:shd w:val="clear" w:color="auto" w:fill="auto"/>
        <w:vertAlign w:val="baseline"/>
      </w:rPr>
    </w:lvl>
    <w:lvl w:ilvl="2">
      <w:start w:val="1"/>
      <w:numFmt w:val="lowerRoman"/>
      <w:lvlText w:val="%3"/>
      <w:lvlJc w:val="left"/>
      <w:pPr>
        <w:ind w:left="1363"/>
      </w:pPr>
      <w:rPr>
        <w:rFonts w:ascii="Times New Roman" w:eastAsia="Times New Roman" w:hAnsi="Times New Roman" w:cs="Times New Roman"/>
        <w:b/>
        <w:bCs/>
        <w:i w:val="0"/>
        <w:strike w:val="0"/>
        <w:dstrike w:val="0"/>
        <w:color w:val="1F4E79"/>
        <w:sz w:val="22"/>
        <w:szCs w:val="22"/>
        <w:u w:val="none" w:color="000000"/>
        <w:bdr w:val="none" w:sz="0" w:space="0" w:color="auto"/>
        <w:shd w:val="clear" w:color="auto" w:fill="auto"/>
        <w:vertAlign w:val="baseline"/>
      </w:rPr>
    </w:lvl>
    <w:lvl w:ilvl="3">
      <w:start w:val="1"/>
      <w:numFmt w:val="decimal"/>
      <w:lvlText w:val="%4"/>
      <w:lvlJc w:val="left"/>
      <w:pPr>
        <w:ind w:left="2083"/>
      </w:pPr>
      <w:rPr>
        <w:rFonts w:ascii="Times New Roman" w:eastAsia="Times New Roman" w:hAnsi="Times New Roman" w:cs="Times New Roman"/>
        <w:b/>
        <w:bCs/>
        <w:i w:val="0"/>
        <w:strike w:val="0"/>
        <w:dstrike w:val="0"/>
        <w:color w:val="1F4E79"/>
        <w:sz w:val="22"/>
        <w:szCs w:val="22"/>
        <w:u w:val="none" w:color="000000"/>
        <w:bdr w:val="none" w:sz="0" w:space="0" w:color="auto"/>
        <w:shd w:val="clear" w:color="auto" w:fill="auto"/>
        <w:vertAlign w:val="baseline"/>
      </w:rPr>
    </w:lvl>
    <w:lvl w:ilvl="4">
      <w:start w:val="1"/>
      <w:numFmt w:val="lowerLetter"/>
      <w:lvlText w:val="%5"/>
      <w:lvlJc w:val="left"/>
      <w:pPr>
        <w:ind w:left="2803"/>
      </w:pPr>
      <w:rPr>
        <w:rFonts w:ascii="Times New Roman" w:eastAsia="Times New Roman" w:hAnsi="Times New Roman" w:cs="Times New Roman"/>
        <w:b/>
        <w:bCs/>
        <w:i w:val="0"/>
        <w:strike w:val="0"/>
        <w:dstrike w:val="0"/>
        <w:color w:val="1F4E79"/>
        <w:sz w:val="22"/>
        <w:szCs w:val="22"/>
        <w:u w:val="none" w:color="000000"/>
        <w:bdr w:val="none" w:sz="0" w:space="0" w:color="auto"/>
        <w:shd w:val="clear" w:color="auto" w:fill="auto"/>
        <w:vertAlign w:val="baseline"/>
      </w:rPr>
    </w:lvl>
    <w:lvl w:ilvl="5">
      <w:start w:val="1"/>
      <w:numFmt w:val="lowerRoman"/>
      <w:lvlText w:val="%6"/>
      <w:lvlJc w:val="left"/>
      <w:pPr>
        <w:ind w:left="3523"/>
      </w:pPr>
      <w:rPr>
        <w:rFonts w:ascii="Times New Roman" w:eastAsia="Times New Roman" w:hAnsi="Times New Roman" w:cs="Times New Roman"/>
        <w:b/>
        <w:bCs/>
        <w:i w:val="0"/>
        <w:strike w:val="0"/>
        <w:dstrike w:val="0"/>
        <w:color w:val="1F4E79"/>
        <w:sz w:val="22"/>
        <w:szCs w:val="22"/>
        <w:u w:val="none" w:color="000000"/>
        <w:bdr w:val="none" w:sz="0" w:space="0" w:color="auto"/>
        <w:shd w:val="clear" w:color="auto" w:fill="auto"/>
        <w:vertAlign w:val="baseline"/>
      </w:rPr>
    </w:lvl>
    <w:lvl w:ilvl="6">
      <w:start w:val="1"/>
      <w:numFmt w:val="decimal"/>
      <w:lvlText w:val="%7"/>
      <w:lvlJc w:val="left"/>
      <w:pPr>
        <w:ind w:left="4243"/>
      </w:pPr>
      <w:rPr>
        <w:rFonts w:ascii="Times New Roman" w:eastAsia="Times New Roman" w:hAnsi="Times New Roman" w:cs="Times New Roman"/>
        <w:b/>
        <w:bCs/>
        <w:i w:val="0"/>
        <w:strike w:val="0"/>
        <w:dstrike w:val="0"/>
        <w:color w:val="1F4E79"/>
        <w:sz w:val="22"/>
        <w:szCs w:val="22"/>
        <w:u w:val="none" w:color="000000"/>
        <w:bdr w:val="none" w:sz="0" w:space="0" w:color="auto"/>
        <w:shd w:val="clear" w:color="auto" w:fill="auto"/>
        <w:vertAlign w:val="baseline"/>
      </w:rPr>
    </w:lvl>
    <w:lvl w:ilvl="7">
      <w:start w:val="1"/>
      <w:numFmt w:val="lowerLetter"/>
      <w:lvlText w:val="%8"/>
      <w:lvlJc w:val="left"/>
      <w:pPr>
        <w:ind w:left="4963"/>
      </w:pPr>
      <w:rPr>
        <w:rFonts w:ascii="Times New Roman" w:eastAsia="Times New Roman" w:hAnsi="Times New Roman" w:cs="Times New Roman"/>
        <w:b/>
        <w:bCs/>
        <w:i w:val="0"/>
        <w:strike w:val="0"/>
        <w:dstrike w:val="0"/>
        <w:color w:val="1F4E79"/>
        <w:sz w:val="22"/>
        <w:szCs w:val="22"/>
        <w:u w:val="none" w:color="000000"/>
        <w:bdr w:val="none" w:sz="0" w:space="0" w:color="auto"/>
        <w:shd w:val="clear" w:color="auto" w:fill="auto"/>
        <w:vertAlign w:val="baseline"/>
      </w:rPr>
    </w:lvl>
    <w:lvl w:ilvl="8">
      <w:start w:val="1"/>
      <w:numFmt w:val="lowerRoman"/>
      <w:lvlText w:val="%9"/>
      <w:lvlJc w:val="left"/>
      <w:pPr>
        <w:ind w:left="5683"/>
      </w:pPr>
      <w:rPr>
        <w:rFonts w:ascii="Times New Roman" w:eastAsia="Times New Roman" w:hAnsi="Times New Roman" w:cs="Times New Roman"/>
        <w:b/>
        <w:bCs/>
        <w:i w:val="0"/>
        <w:strike w:val="0"/>
        <w:dstrike w:val="0"/>
        <w:color w:val="1F4E79"/>
        <w:sz w:val="22"/>
        <w:szCs w:val="22"/>
        <w:u w:val="none" w:color="000000"/>
        <w:bdr w:val="none" w:sz="0" w:space="0" w:color="auto"/>
        <w:shd w:val="clear" w:color="auto" w:fill="auto"/>
        <w:vertAlign w:val="baseline"/>
      </w:rPr>
    </w:lvl>
  </w:abstractNum>
  <w:abstractNum w:abstractNumId="42" w15:restartNumberingAfterBreak="0">
    <w:nsid w:val="38BF23DD"/>
    <w:multiLevelType w:val="hybridMultilevel"/>
    <w:tmpl w:val="7F788A24"/>
    <w:lvl w:ilvl="0" w:tplc="C24C8DA6">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3" w15:restartNumberingAfterBreak="0">
    <w:nsid w:val="39105E77"/>
    <w:multiLevelType w:val="multilevel"/>
    <w:tmpl w:val="80666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FD468E"/>
    <w:multiLevelType w:val="multilevel"/>
    <w:tmpl w:val="DBBE9F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3D3B4697"/>
    <w:multiLevelType w:val="hybridMultilevel"/>
    <w:tmpl w:val="B964EB54"/>
    <w:lvl w:ilvl="0" w:tplc="20000001">
      <w:start w:val="1"/>
      <w:numFmt w:val="bullet"/>
      <w:lvlText w:val=""/>
      <w:lvlJc w:val="left"/>
      <w:pPr>
        <w:ind w:left="1719" w:hanging="360"/>
      </w:pPr>
      <w:rPr>
        <w:rFonts w:ascii="Symbol" w:hAnsi="Symbol" w:cs="Symbol" w:hint="default"/>
      </w:rPr>
    </w:lvl>
    <w:lvl w:ilvl="1" w:tplc="20000003" w:tentative="1">
      <w:start w:val="1"/>
      <w:numFmt w:val="bullet"/>
      <w:lvlText w:val="o"/>
      <w:lvlJc w:val="left"/>
      <w:pPr>
        <w:ind w:left="2439" w:hanging="360"/>
      </w:pPr>
      <w:rPr>
        <w:rFonts w:ascii="Courier New" w:hAnsi="Courier New" w:cs="Courier New" w:hint="default"/>
      </w:rPr>
    </w:lvl>
    <w:lvl w:ilvl="2" w:tplc="20000005" w:tentative="1">
      <w:start w:val="1"/>
      <w:numFmt w:val="bullet"/>
      <w:lvlText w:val=""/>
      <w:lvlJc w:val="left"/>
      <w:pPr>
        <w:ind w:left="3159" w:hanging="360"/>
      </w:pPr>
      <w:rPr>
        <w:rFonts w:ascii="Wingdings" w:hAnsi="Wingdings" w:cs="Wingdings" w:hint="default"/>
      </w:rPr>
    </w:lvl>
    <w:lvl w:ilvl="3" w:tplc="20000001" w:tentative="1">
      <w:start w:val="1"/>
      <w:numFmt w:val="bullet"/>
      <w:lvlText w:val=""/>
      <w:lvlJc w:val="left"/>
      <w:pPr>
        <w:ind w:left="3879" w:hanging="360"/>
      </w:pPr>
      <w:rPr>
        <w:rFonts w:ascii="Symbol" w:hAnsi="Symbol" w:cs="Symbol" w:hint="default"/>
      </w:rPr>
    </w:lvl>
    <w:lvl w:ilvl="4" w:tplc="20000003" w:tentative="1">
      <w:start w:val="1"/>
      <w:numFmt w:val="bullet"/>
      <w:lvlText w:val="o"/>
      <w:lvlJc w:val="left"/>
      <w:pPr>
        <w:ind w:left="4599" w:hanging="360"/>
      </w:pPr>
      <w:rPr>
        <w:rFonts w:ascii="Courier New" w:hAnsi="Courier New" w:cs="Courier New" w:hint="default"/>
      </w:rPr>
    </w:lvl>
    <w:lvl w:ilvl="5" w:tplc="20000005" w:tentative="1">
      <w:start w:val="1"/>
      <w:numFmt w:val="bullet"/>
      <w:lvlText w:val=""/>
      <w:lvlJc w:val="left"/>
      <w:pPr>
        <w:ind w:left="5319" w:hanging="360"/>
      </w:pPr>
      <w:rPr>
        <w:rFonts w:ascii="Wingdings" w:hAnsi="Wingdings" w:cs="Wingdings" w:hint="default"/>
      </w:rPr>
    </w:lvl>
    <w:lvl w:ilvl="6" w:tplc="20000001" w:tentative="1">
      <w:start w:val="1"/>
      <w:numFmt w:val="bullet"/>
      <w:lvlText w:val=""/>
      <w:lvlJc w:val="left"/>
      <w:pPr>
        <w:ind w:left="6039" w:hanging="360"/>
      </w:pPr>
      <w:rPr>
        <w:rFonts w:ascii="Symbol" w:hAnsi="Symbol" w:cs="Symbol" w:hint="default"/>
      </w:rPr>
    </w:lvl>
    <w:lvl w:ilvl="7" w:tplc="20000003" w:tentative="1">
      <w:start w:val="1"/>
      <w:numFmt w:val="bullet"/>
      <w:lvlText w:val="o"/>
      <w:lvlJc w:val="left"/>
      <w:pPr>
        <w:ind w:left="6759" w:hanging="360"/>
      </w:pPr>
      <w:rPr>
        <w:rFonts w:ascii="Courier New" w:hAnsi="Courier New" w:cs="Courier New" w:hint="default"/>
      </w:rPr>
    </w:lvl>
    <w:lvl w:ilvl="8" w:tplc="20000005" w:tentative="1">
      <w:start w:val="1"/>
      <w:numFmt w:val="bullet"/>
      <w:lvlText w:val=""/>
      <w:lvlJc w:val="left"/>
      <w:pPr>
        <w:ind w:left="7479" w:hanging="360"/>
      </w:pPr>
      <w:rPr>
        <w:rFonts w:ascii="Wingdings" w:hAnsi="Wingdings" w:cs="Wingdings" w:hint="default"/>
      </w:rPr>
    </w:lvl>
  </w:abstractNum>
  <w:abstractNum w:abstractNumId="46" w15:restartNumberingAfterBreak="0">
    <w:nsid w:val="3DCE58B3"/>
    <w:multiLevelType w:val="hybridMultilevel"/>
    <w:tmpl w:val="0840FE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544C58"/>
    <w:multiLevelType w:val="multilevel"/>
    <w:tmpl w:val="07C8D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1F5B9A"/>
    <w:multiLevelType w:val="multilevel"/>
    <w:tmpl w:val="C47C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E6723D"/>
    <w:multiLevelType w:val="hybridMultilevel"/>
    <w:tmpl w:val="10F4ADCE"/>
    <w:lvl w:ilvl="0" w:tplc="D6AC08A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0" w15:restartNumberingAfterBreak="0">
    <w:nsid w:val="41676084"/>
    <w:multiLevelType w:val="multilevel"/>
    <w:tmpl w:val="6CB27328"/>
    <w:lvl w:ilvl="0">
      <w:start w:val="3"/>
      <w:numFmt w:val="decimal"/>
      <w:lvlText w:val="%1."/>
      <w:lvlJc w:val="left"/>
      <w:pPr>
        <w:ind w:left="360" w:hanging="360"/>
      </w:pPr>
      <w:rPr>
        <w:rFonts w:hint="default"/>
      </w:rPr>
    </w:lvl>
    <w:lvl w:ilvl="1">
      <w:start w:val="1"/>
      <w:numFmt w:val="decimal"/>
      <w:lvlText w:val="%1.%2."/>
      <w:lvlJc w:val="left"/>
      <w:pPr>
        <w:ind w:left="1152" w:hanging="432"/>
      </w:pPr>
      <w:rPr>
        <w:rFonts w:hint="default"/>
        <w:b w:val="0"/>
        <w:bCs/>
      </w:rPr>
    </w:lvl>
    <w:lvl w:ilvl="2">
      <w:start w:val="1"/>
      <w:numFmt w:val="decimal"/>
      <w:lvlText w:val="%1.%2.%3."/>
      <w:lvlJc w:val="left"/>
      <w:pPr>
        <w:ind w:left="1224" w:hanging="504"/>
      </w:pPr>
      <w:rPr>
        <w:rFonts w:hint="default"/>
        <w:b w:val="0"/>
        <w:bCs/>
      </w:rPr>
    </w:lvl>
    <w:lvl w:ilvl="3">
      <w:start w:val="1"/>
      <w:numFmt w:val="decimal"/>
      <w:lvlText w:val="%1.%2.%3.%4."/>
      <w:lvlJc w:val="left"/>
      <w:pPr>
        <w:ind w:left="127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16D3D24"/>
    <w:multiLevelType w:val="hybridMultilevel"/>
    <w:tmpl w:val="32E03772"/>
    <w:lvl w:ilvl="0" w:tplc="8D0803E8">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2" w15:restartNumberingAfterBreak="0">
    <w:nsid w:val="41A51511"/>
    <w:multiLevelType w:val="multilevel"/>
    <w:tmpl w:val="B546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003C71"/>
    <w:multiLevelType w:val="multilevel"/>
    <w:tmpl w:val="EB7EEA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3431F7F"/>
    <w:multiLevelType w:val="multilevel"/>
    <w:tmpl w:val="FE28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E629CD"/>
    <w:multiLevelType w:val="hybridMultilevel"/>
    <w:tmpl w:val="D66A5230"/>
    <w:lvl w:ilvl="0" w:tplc="6E6C9A92">
      <w:start w:val="1"/>
      <w:numFmt w:val="bullet"/>
      <w:lvlText w:val="-"/>
      <w:lvlJc w:val="left"/>
      <w:pPr>
        <w:ind w:left="7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88122C">
      <w:start w:val="1"/>
      <w:numFmt w:val="bullet"/>
      <w:lvlText w:val="o"/>
      <w:lvlJc w:val="left"/>
      <w:pPr>
        <w:ind w:left="18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946332">
      <w:start w:val="1"/>
      <w:numFmt w:val="bullet"/>
      <w:lvlText w:val="▪"/>
      <w:lvlJc w:val="left"/>
      <w:pPr>
        <w:ind w:left="25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080ABC">
      <w:start w:val="1"/>
      <w:numFmt w:val="bullet"/>
      <w:lvlText w:val="•"/>
      <w:lvlJc w:val="left"/>
      <w:pPr>
        <w:ind w:left="32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F278D4">
      <w:start w:val="1"/>
      <w:numFmt w:val="bullet"/>
      <w:lvlText w:val="o"/>
      <w:lvlJc w:val="left"/>
      <w:pPr>
        <w:ind w:left="40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8EF242">
      <w:start w:val="1"/>
      <w:numFmt w:val="bullet"/>
      <w:lvlText w:val="▪"/>
      <w:lvlJc w:val="left"/>
      <w:pPr>
        <w:ind w:left="4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A276F4">
      <w:start w:val="1"/>
      <w:numFmt w:val="bullet"/>
      <w:lvlText w:val="•"/>
      <w:lvlJc w:val="left"/>
      <w:pPr>
        <w:ind w:left="5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8E4A50">
      <w:start w:val="1"/>
      <w:numFmt w:val="bullet"/>
      <w:lvlText w:val="o"/>
      <w:lvlJc w:val="left"/>
      <w:pPr>
        <w:ind w:left="6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6E7B86">
      <w:start w:val="1"/>
      <w:numFmt w:val="bullet"/>
      <w:lvlText w:val="▪"/>
      <w:lvlJc w:val="left"/>
      <w:pPr>
        <w:ind w:left="6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47083D5C"/>
    <w:multiLevelType w:val="hybridMultilevel"/>
    <w:tmpl w:val="5F5E00FC"/>
    <w:lvl w:ilvl="0" w:tplc="1E3EB1AE">
      <w:start w:val="1"/>
      <w:numFmt w:val="decimal"/>
      <w:lvlText w:val="%1."/>
      <w:lvlJc w:val="left"/>
      <w:pPr>
        <w:ind w:left="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D257B8">
      <w:start w:val="1"/>
      <w:numFmt w:val="lowerLetter"/>
      <w:lvlText w:val="%2"/>
      <w:lvlJc w:val="left"/>
      <w:pPr>
        <w:ind w:left="12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17205E2">
      <w:start w:val="1"/>
      <w:numFmt w:val="lowerRoman"/>
      <w:lvlText w:val="%3"/>
      <w:lvlJc w:val="left"/>
      <w:pPr>
        <w:ind w:left="20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54CD00">
      <w:start w:val="1"/>
      <w:numFmt w:val="decimal"/>
      <w:lvlText w:val="%4"/>
      <w:lvlJc w:val="left"/>
      <w:pPr>
        <w:ind w:left="27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F0C684">
      <w:start w:val="1"/>
      <w:numFmt w:val="lowerLetter"/>
      <w:lvlText w:val="%5"/>
      <w:lvlJc w:val="left"/>
      <w:pPr>
        <w:ind w:left="3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8CA14C">
      <w:start w:val="1"/>
      <w:numFmt w:val="lowerRoman"/>
      <w:lvlText w:val="%6"/>
      <w:lvlJc w:val="left"/>
      <w:pPr>
        <w:ind w:left="4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841248">
      <w:start w:val="1"/>
      <w:numFmt w:val="decimal"/>
      <w:lvlText w:val="%7"/>
      <w:lvlJc w:val="left"/>
      <w:pPr>
        <w:ind w:left="48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A67088">
      <w:start w:val="1"/>
      <w:numFmt w:val="lowerLetter"/>
      <w:lvlText w:val="%8"/>
      <w:lvlJc w:val="left"/>
      <w:pPr>
        <w:ind w:left="56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8CCD80">
      <w:start w:val="1"/>
      <w:numFmt w:val="lowerRoman"/>
      <w:lvlText w:val="%9"/>
      <w:lvlJc w:val="left"/>
      <w:pPr>
        <w:ind w:left="63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47CA5240"/>
    <w:multiLevelType w:val="hybridMultilevel"/>
    <w:tmpl w:val="5238BB3C"/>
    <w:lvl w:ilvl="0" w:tplc="7A98A07C">
      <w:start w:val="1"/>
      <w:numFmt w:val="decimal"/>
      <w:lvlText w:val="%1."/>
      <w:lvlJc w:val="left"/>
      <w:pPr>
        <w:ind w:left="9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7022464">
      <w:start w:val="1"/>
      <w:numFmt w:val="lowerLetter"/>
      <w:lvlText w:val="%2"/>
      <w:lvlJc w:val="left"/>
      <w:pPr>
        <w:ind w:left="18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CC8036">
      <w:start w:val="1"/>
      <w:numFmt w:val="lowerRoman"/>
      <w:lvlText w:val="%3"/>
      <w:lvlJc w:val="left"/>
      <w:pPr>
        <w:ind w:left="25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64A836">
      <w:start w:val="1"/>
      <w:numFmt w:val="decimal"/>
      <w:lvlText w:val="%4"/>
      <w:lvlJc w:val="left"/>
      <w:pPr>
        <w:ind w:left="3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AAD1BC">
      <w:start w:val="1"/>
      <w:numFmt w:val="lowerLetter"/>
      <w:lvlText w:val="%5"/>
      <w:lvlJc w:val="left"/>
      <w:pPr>
        <w:ind w:left="40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22F35E">
      <w:start w:val="1"/>
      <w:numFmt w:val="lowerRoman"/>
      <w:lvlText w:val="%6"/>
      <w:lvlJc w:val="left"/>
      <w:pPr>
        <w:ind w:left="47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746252">
      <w:start w:val="1"/>
      <w:numFmt w:val="decimal"/>
      <w:lvlText w:val="%7"/>
      <w:lvlJc w:val="left"/>
      <w:pPr>
        <w:ind w:left="54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82F6E4">
      <w:start w:val="1"/>
      <w:numFmt w:val="lowerLetter"/>
      <w:lvlText w:val="%8"/>
      <w:lvlJc w:val="left"/>
      <w:pPr>
        <w:ind w:left="61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7905400">
      <w:start w:val="1"/>
      <w:numFmt w:val="lowerRoman"/>
      <w:lvlText w:val="%9"/>
      <w:lvlJc w:val="left"/>
      <w:pPr>
        <w:ind w:left="69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47DA29E6"/>
    <w:multiLevelType w:val="hybridMultilevel"/>
    <w:tmpl w:val="52A4D664"/>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59" w15:restartNumberingAfterBreak="0">
    <w:nsid w:val="48CA28E0"/>
    <w:multiLevelType w:val="hybridMultilevel"/>
    <w:tmpl w:val="C0CC0DF4"/>
    <w:lvl w:ilvl="0" w:tplc="C498A8AE">
      <w:start w:val="1"/>
      <w:numFmt w:val="decimal"/>
      <w:lvlText w:val="%1."/>
      <w:lvlJc w:val="left"/>
      <w:pPr>
        <w:ind w:left="1440" w:hanging="360"/>
      </w:pPr>
      <w:rPr>
        <w:b w:val="0"/>
        <w:b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4A6832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4B554ED2"/>
    <w:multiLevelType w:val="hybridMultilevel"/>
    <w:tmpl w:val="FCE44E7C"/>
    <w:lvl w:ilvl="0" w:tplc="A4AE262A">
      <w:start w:val="1"/>
      <w:numFmt w:val="decimal"/>
      <w:lvlText w:val="%1."/>
      <w:lvlJc w:val="left"/>
      <w:pPr>
        <w:ind w:left="9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CCE510">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985F76">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A4C14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C8236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38EA5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1E7EF2">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2E090C">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88725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4BCC2554"/>
    <w:multiLevelType w:val="hybridMultilevel"/>
    <w:tmpl w:val="93C21198"/>
    <w:lvl w:ilvl="0" w:tplc="0409000F">
      <w:start w:val="1"/>
      <w:numFmt w:val="decimal"/>
      <w:lvlText w:val="%1."/>
      <w:lvlJc w:val="left"/>
      <w:pPr>
        <w:ind w:left="648" w:hanging="360"/>
      </w:pPr>
      <w:rPr>
        <w:rFont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3" w15:restartNumberingAfterBreak="0">
    <w:nsid w:val="4BDA3CC0"/>
    <w:multiLevelType w:val="multilevel"/>
    <w:tmpl w:val="F198E29C"/>
    <w:lvl w:ilvl="0">
      <w:start w:val="1"/>
      <w:numFmt w:val="decimal"/>
      <w:lvlText w:val="%1."/>
      <w:lvlJc w:val="left"/>
      <w:pPr>
        <w:ind w:left="648" w:hanging="360"/>
      </w:pPr>
    </w:lvl>
    <w:lvl w:ilvl="1">
      <w:start w:val="2"/>
      <w:numFmt w:val="decimal"/>
      <w:isLgl/>
      <w:lvlText w:val="%1.%2."/>
      <w:lvlJc w:val="left"/>
      <w:pPr>
        <w:ind w:left="792" w:hanging="504"/>
      </w:pPr>
      <w:rPr>
        <w:rFonts w:hint="default"/>
        <w:b/>
        <w:bCs/>
      </w:rPr>
    </w:lvl>
    <w:lvl w:ilvl="2">
      <w:start w:val="1"/>
      <w:numFmt w:val="decimal"/>
      <w:isLgl/>
      <w:lvlText w:val="%1.%2.%3."/>
      <w:lvlJc w:val="left"/>
      <w:pPr>
        <w:ind w:left="1008" w:hanging="720"/>
      </w:pPr>
      <w:rPr>
        <w:rFonts w:hint="default"/>
      </w:rPr>
    </w:lvl>
    <w:lvl w:ilvl="3">
      <w:start w:val="1"/>
      <w:numFmt w:val="decimal"/>
      <w:isLgl/>
      <w:lvlText w:val="%1.%2.%3.%4."/>
      <w:lvlJc w:val="left"/>
      <w:pPr>
        <w:ind w:left="1008" w:hanging="720"/>
      </w:pPr>
      <w:rPr>
        <w:rFonts w:hint="default"/>
      </w:rPr>
    </w:lvl>
    <w:lvl w:ilvl="4">
      <w:start w:val="1"/>
      <w:numFmt w:val="decimal"/>
      <w:isLgl/>
      <w:lvlText w:val="%1.%2.%3.%4.%5."/>
      <w:lvlJc w:val="left"/>
      <w:pPr>
        <w:ind w:left="1368" w:hanging="1080"/>
      </w:pPr>
      <w:rPr>
        <w:rFonts w:hint="default"/>
      </w:rPr>
    </w:lvl>
    <w:lvl w:ilvl="5">
      <w:start w:val="1"/>
      <w:numFmt w:val="decimal"/>
      <w:isLgl/>
      <w:lvlText w:val="%1.%2.%3.%4.%5.%6."/>
      <w:lvlJc w:val="left"/>
      <w:pPr>
        <w:ind w:left="1368" w:hanging="1080"/>
      </w:pPr>
      <w:rPr>
        <w:rFonts w:hint="default"/>
      </w:rPr>
    </w:lvl>
    <w:lvl w:ilvl="6">
      <w:start w:val="1"/>
      <w:numFmt w:val="decimal"/>
      <w:isLgl/>
      <w:lvlText w:val="%1.%2.%3.%4.%5.%6.%7."/>
      <w:lvlJc w:val="left"/>
      <w:pPr>
        <w:ind w:left="1728" w:hanging="1440"/>
      </w:pPr>
      <w:rPr>
        <w:rFonts w:hint="default"/>
      </w:rPr>
    </w:lvl>
    <w:lvl w:ilvl="7">
      <w:start w:val="1"/>
      <w:numFmt w:val="decimal"/>
      <w:isLgl/>
      <w:lvlText w:val="%1.%2.%3.%4.%5.%6.%7.%8."/>
      <w:lvlJc w:val="left"/>
      <w:pPr>
        <w:ind w:left="1728" w:hanging="1440"/>
      </w:pPr>
      <w:rPr>
        <w:rFonts w:hint="default"/>
      </w:rPr>
    </w:lvl>
    <w:lvl w:ilvl="8">
      <w:start w:val="1"/>
      <w:numFmt w:val="decimal"/>
      <w:isLgl/>
      <w:lvlText w:val="%1.%2.%3.%4.%5.%6.%7.%8.%9."/>
      <w:lvlJc w:val="left"/>
      <w:pPr>
        <w:ind w:left="2088" w:hanging="1800"/>
      </w:pPr>
      <w:rPr>
        <w:rFonts w:hint="default"/>
      </w:rPr>
    </w:lvl>
  </w:abstractNum>
  <w:abstractNum w:abstractNumId="64" w15:restartNumberingAfterBreak="0">
    <w:nsid w:val="4CC31B31"/>
    <w:multiLevelType w:val="hybridMultilevel"/>
    <w:tmpl w:val="C2303B9C"/>
    <w:lvl w:ilvl="0" w:tplc="04090001">
      <w:start w:val="1"/>
      <w:numFmt w:val="bullet"/>
      <w:lvlText w:val=""/>
      <w:lvlJc w:val="left"/>
      <w:pPr>
        <w:ind w:left="1724" w:hanging="360"/>
      </w:pPr>
      <w:rPr>
        <w:rFonts w:ascii="Symbol" w:hAnsi="Symbol" w:hint="default"/>
      </w:rPr>
    </w:lvl>
    <w:lvl w:ilvl="1" w:tplc="04090003">
      <w:start w:val="1"/>
      <w:numFmt w:val="bullet"/>
      <w:lvlText w:val="o"/>
      <w:lvlJc w:val="left"/>
      <w:pPr>
        <w:ind w:left="2444" w:hanging="360"/>
      </w:pPr>
      <w:rPr>
        <w:rFonts w:ascii="Courier New" w:hAnsi="Courier New" w:cs="Courier New" w:hint="default"/>
      </w:rPr>
    </w:lvl>
    <w:lvl w:ilvl="2" w:tplc="04090005">
      <w:start w:val="1"/>
      <w:numFmt w:val="bullet"/>
      <w:lvlText w:val=""/>
      <w:lvlJc w:val="left"/>
      <w:pPr>
        <w:ind w:left="3164" w:hanging="360"/>
      </w:pPr>
      <w:rPr>
        <w:rFonts w:ascii="Wingdings" w:hAnsi="Wingdings" w:hint="default"/>
      </w:rPr>
    </w:lvl>
    <w:lvl w:ilvl="3" w:tplc="04090001">
      <w:start w:val="1"/>
      <w:numFmt w:val="bullet"/>
      <w:lvlText w:val=""/>
      <w:lvlJc w:val="left"/>
      <w:pPr>
        <w:ind w:left="3884" w:hanging="360"/>
      </w:pPr>
      <w:rPr>
        <w:rFonts w:ascii="Symbol" w:hAnsi="Symbol" w:hint="default"/>
      </w:rPr>
    </w:lvl>
    <w:lvl w:ilvl="4" w:tplc="04090003">
      <w:start w:val="1"/>
      <w:numFmt w:val="bullet"/>
      <w:lvlText w:val="o"/>
      <w:lvlJc w:val="left"/>
      <w:pPr>
        <w:ind w:left="4604" w:hanging="360"/>
      </w:pPr>
      <w:rPr>
        <w:rFonts w:ascii="Courier New" w:hAnsi="Courier New" w:cs="Courier New" w:hint="default"/>
      </w:rPr>
    </w:lvl>
    <w:lvl w:ilvl="5" w:tplc="04090005">
      <w:start w:val="1"/>
      <w:numFmt w:val="bullet"/>
      <w:lvlText w:val=""/>
      <w:lvlJc w:val="left"/>
      <w:pPr>
        <w:ind w:left="5324" w:hanging="360"/>
      </w:pPr>
      <w:rPr>
        <w:rFonts w:ascii="Wingdings" w:hAnsi="Wingdings" w:hint="default"/>
      </w:rPr>
    </w:lvl>
    <w:lvl w:ilvl="6" w:tplc="04090001">
      <w:start w:val="1"/>
      <w:numFmt w:val="bullet"/>
      <w:lvlText w:val=""/>
      <w:lvlJc w:val="left"/>
      <w:pPr>
        <w:ind w:left="6044" w:hanging="360"/>
      </w:pPr>
      <w:rPr>
        <w:rFonts w:ascii="Symbol" w:hAnsi="Symbol" w:hint="default"/>
      </w:rPr>
    </w:lvl>
    <w:lvl w:ilvl="7" w:tplc="04090003">
      <w:start w:val="1"/>
      <w:numFmt w:val="bullet"/>
      <w:lvlText w:val="o"/>
      <w:lvlJc w:val="left"/>
      <w:pPr>
        <w:ind w:left="6764" w:hanging="360"/>
      </w:pPr>
      <w:rPr>
        <w:rFonts w:ascii="Courier New" w:hAnsi="Courier New" w:cs="Courier New" w:hint="default"/>
      </w:rPr>
    </w:lvl>
    <w:lvl w:ilvl="8" w:tplc="04090005">
      <w:start w:val="1"/>
      <w:numFmt w:val="bullet"/>
      <w:lvlText w:val=""/>
      <w:lvlJc w:val="left"/>
      <w:pPr>
        <w:ind w:left="7484" w:hanging="360"/>
      </w:pPr>
      <w:rPr>
        <w:rFonts w:ascii="Wingdings" w:hAnsi="Wingdings" w:hint="default"/>
      </w:rPr>
    </w:lvl>
  </w:abstractNum>
  <w:abstractNum w:abstractNumId="65" w15:restartNumberingAfterBreak="0">
    <w:nsid w:val="4FD44A64"/>
    <w:multiLevelType w:val="multilevel"/>
    <w:tmpl w:val="BFB8973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FF24E56"/>
    <w:multiLevelType w:val="multilevel"/>
    <w:tmpl w:val="17D2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9D59D6"/>
    <w:multiLevelType w:val="multilevel"/>
    <w:tmpl w:val="3E0C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0E10EA2"/>
    <w:multiLevelType w:val="hybridMultilevel"/>
    <w:tmpl w:val="2FAC6454"/>
    <w:lvl w:ilvl="0" w:tplc="5F826094">
      <w:start w:val="1"/>
      <w:numFmt w:val="decimal"/>
      <w:lvlText w:val="%1."/>
      <w:lvlJc w:val="left"/>
      <w:pPr>
        <w:ind w:left="1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3A309C">
      <w:start w:val="1"/>
      <w:numFmt w:val="lowerLetter"/>
      <w:lvlText w:val="%2"/>
      <w:lvlJc w:val="left"/>
      <w:pPr>
        <w:ind w:left="19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FBAD352">
      <w:start w:val="1"/>
      <w:numFmt w:val="lowerRoman"/>
      <w:lvlText w:val="%3"/>
      <w:lvlJc w:val="left"/>
      <w:pPr>
        <w:ind w:left="26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8DE25FA">
      <w:start w:val="1"/>
      <w:numFmt w:val="decimal"/>
      <w:lvlText w:val="%4"/>
      <w:lvlJc w:val="left"/>
      <w:pPr>
        <w:ind w:left="33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F45BD8">
      <w:start w:val="1"/>
      <w:numFmt w:val="lowerLetter"/>
      <w:lvlText w:val="%5"/>
      <w:lvlJc w:val="left"/>
      <w:pPr>
        <w:ind w:left="4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3ED746">
      <w:start w:val="1"/>
      <w:numFmt w:val="lowerRoman"/>
      <w:lvlText w:val="%6"/>
      <w:lvlJc w:val="left"/>
      <w:pPr>
        <w:ind w:left="4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12A6CD6">
      <w:start w:val="1"/>
      <w:numFmt w:val="decimal"/>
      <w:lvlText w:val="%7"/>
      <w:lvlJc w:val="left"/>
      <w:pPr>
        <w:ind w:left="5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2C9FAA">
      <w:start w:val="1"/>
      <w:numFmt w:val="lowerLetter"/>
      <w:lvlText w:val="%8"/>
      <w:lvlJc w:val="left"/>
      <w:pPr>
        <w:ind w:left="6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9AB230">
      <w:start w:val="1"/>
      <w:numFmt w:val="lowerRoman"/>
      <w:lvlText w:val="%9"/>
      <w:lvlJc w:val="left"/>
      <w:pPr>
        <w:ind w:left="6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514F1CF4"/>
    <w:multiLevelType w:val="multilevel"/>
    <w:tmpl w:val="CE6201FA"/>
    <w:lvl w:ilvl="0">
      <w:start w:val="1"/>
      <w:numFmt w:val="decimal"/>
      <w:lvlText w:val="%1."/>
      <w:lvlJc w:val="left"/>
      <w:pPr>
        <w:tabs>
          <w:tab w:val="num" w:pos="1063"/>
        </w:tabs>
        <w:ind w:left="1063" w:hanging="360"/>
      </w:pPr>
    </w:lvl>
    <w:lvl w:ilvl="1" w:tentative="1">
      <w:start w:val="1"/>
      <w:numFmt w:val="decimal"/>
      <w:lvlText w:val="%2."/>
      <w:lvlJc w:val="left"/>
      <w:pPr>
        <w:tabs>
          <w:tab w:val="num" w:pos="1783"/>
        </w:tabs>
        <w:ind w:left="1783" w:hanging="360"/>
      </w:pPr>
    </w:lvl>
    <w:lvl w:ilvl="2" w:tentative="1">
      <w:start w:val="1"/>
      <w:numFmt w:val="decimal"/>
      <w:lvlText w:val="%3."/>
      <w:lvlJc w:val="left"/>
      <w:pPr>
        <w:tabs>
          <w:tab w:val="num" w:pos="2503"/>
        </w:tabs>
        <w:ind w:left="2503" w:hanging="360"/>
      </w:pPr>
    </w:lvl>
    <w:lvl w:ilvl="3" w:tentative="1">
      <w:start w:val="1"/>
      <w:numFmt w:val="decimal"/>
      <w:lvlText w:val="%4."/>
      <w:lvlJc w:val="left"/>
      <w:pPr>
        <w:tabs>
          <w:tab w:val="num" w:pos="3223"/>
        </w:tabs>
        <w:ind w:left="3223" w:hanging="360"/>
      </w:pPr>
    </w:lvl>
    <w:lvl w:ilvl="4" w:tentative="1">
      <w:start w:val="1"/>
      <w:numFmt w:val="decimal"/>
      <w:lvlText w:val="%5."/>
      <w:lvlJc w:val="left"/>
      <w:pPr>
        <w:tabs>
          <w:tab w:val="num" w:pos="3943"/>
        </w:tabs>
        <w:ind w:left="3943" w:hanging="360"/>
      </w:pPr>
    </w:lvl>
    <w:lvl w:ilvl="5" w:tentative="1">
      <w:start w:val="1"/>
      <w:numFmt w:val="decimal"/>
      <w:lvlText w:val="%6."/>
      <w:lvlJc w:val="left"/>
      <w:pPr>
        <w:tabs>
          <w:tab w:val="num" w:pos="4663"/>
        </w:tabs>
        <w:ind w:left="4663" w:hanging="360"/>
      </w:pPr>
    </w:lvl>
    <w:lvl w:ilvl="6" w:tentative="1">
      <w:start w:val="1"/>
      <w:numFmt w:val="decimal"/>
      <w:lvlText w:val="%7."/>
      <w:lvlJc w:val="left"/>
      <w:pPr>
        <w:tabs>
          <w:tab w:val="num" w:pos="5383"/>
        </w:tabs>
        <w:ind w:left="5383" w:hanging="360"/>
      </w:pPr>
    </w:lvl>
    <w:lvl w:ilvl="7" w:tentative="1">
      <w:start w:val="1"/>
      <w:numFmt w:val="decimal"/>
      <w:lvlText w:val="%8."/>
      <w:lvlJc w:val="left"/>
      <w:pPr>
        <w:tabs>
          <w:tab w:val="num" w:pos="6103"/>
        </w:tabs>
        <w:ind w:left="6103" w:hanging="360"/>
      </w:pPr>
    </w:lvl>
    <w:lvl w:ilvl="8" w:tentative="1">
      <w:start w:val="1"/>
      <w:numFmt w:val="decimal"/>
      <w:lvlText w:val="%9."/>
      <w:lvlJc w:val="left"/>
      <w:pPr>
        <w:tabs>
          <w:tab w:val="num" w:pos="6823"/>
        </w:tabs>
        <w:ind w:left="6823" w:hanging="360"/>
      </w:pPr>
    </w:lvl>
  </w:abstractNum>
  <w:abstractNum w:abstractNumId="70" w15:restartNumberingAfterBreak="0">
    <w:nsid w:val="51962EEC"/>
    <w:multiLevelType w:val="multilevel"/>
    <w:tmpl w:val="B9C6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CE212D"/>
    <w:multiLevelType w:val="multilevel"/>
    <w:tmpl w:val="0068F6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1FA1CD5"/>
    <w:multiLevelType w:val="hybridMultilevel"/>
    <w:tmpl w:val="7DBC11EA"/>
    <w:lvl w:ilvl="0" w:tplc="8D9C2C40">
      <w:start w:val="1"/>
      <w:numFmt w:val="bullet"/>
      <w:lvlText w:val="•"/>
      <w:lvlJc w:val="left"/>
      <w:pPr>
        <w:ind w:left="1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605914">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904A306">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B00EA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C08F38">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1CABFB8">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7CA02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BEEB2A">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6EDBF8">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535F3D15"/>
    <w:multiLevelType w:val="multilevel"/>
    <w:tmpl w:val="26B2DF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555E30EF"/>
    <w:multiLevelType w:val="multilevel"/>
    <w:tmpl w:val="EC02CD86"/>
    <w:lvl w:ilvl="0">
      <w:start w:val="4"/>
      <w:numFmt w:val="decimal"/>
      <w:lvlText w:val="%1."/>
      <w:lvlJc w:val="left"/>
      <w:pPr>
        <w:ind w:left="360" w:hanging="360"/>
      </w:pPr>
      <w:rPr>
        <w:rFonts w:hint="default"/>
        <w:b/>
        <w:bCs/>
      </w:rPr>
    </w:lvl>
    <w:lvl w:ilvl="1">
      <w:start w:val="3"/>
      <w:numFmt w:val="decimal"/>
      <w:lvlText w:val="%1.%2."/>
      <w:lvlJc w:val="left"/>
      <w:pPr>
        <w:ind w:left="1152" w:hanging="432"/>
      </w:pPr>
      <w:rPr>
        <w:rFonts w:hint="default"/>
        <w:b w:val="0"/>
        <w:bCs/>
      </w:rPr>
    </w:lvl>
    <w:lvl w:ilvl="2">
      <w:start w:val="1"/>
      <w:numFmt w:val="decimal"/>
      <w:lvlText w:val="%1.%2.%3."/>
      <w:lvlJc w:val="left"/>
      <w:pPr>
        <w:ind w:left="1224" w:hanging="504"/>
      </w:pPr>
      <w:rPr>
        <w:rFonts w:hint="default"/>
        <w:b w:val="0"/>
        <w:bCs/>
      </w:rPr>
    </w:lvl>
    <w:lvl w:ilvl="3">
      <w:start w:val="1"/>
      <w:numFmt w:val="decimal"/>
      <w:lvlText w:val="%1.%2.%3.%4."/>
      <w:lvlJc w:val="left"/>
      <w:pPr>
        <w:ind w:left="127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55BF4418"/>
    <w:multiLevelType w:val="multilevel"/>
    <w:tmpl w:val="03B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FA79DB"/>
    <w:multiLevelType w:val="hybridMultilevel"/>
    <w:tmpl w:val="4B00B19E"/>
    <w:lvl w:ilvl="0" w:tplc="0EEA7B5E">
      <w:start w:val="1"/>
      <w:numFmt w:val="decimal"/>
      <w:lvlText w:val="%1."/>
      <w:lvlJc w:val="left"/>
      <w:pPr>
        <w:ind w:left="1063" w:hanging="360"/>
      </w:pPr>
      <w:rPr>
        <w:rFonts w:hint="default"/>
        <w:i/>
      </w:rPr>
    </w:lvl>
    <w:lvl w:ilvl="1" w:tplc="20000019" w:tentative="1">
      <w:start w:val="1"/>
      <w:numFmt w:val="lowerLetter"/>
      <w:lvlText w:val="%2."/>
      <w:lvlJc w:val="left"/>
      <w:pPr>
        <w:ind w:left="1783" w:hanging="360"/>
      </w:pPr>
    </w:lvl>
    <w:lvl w:ilvl="2" w:tplc="2000001B" w:tentative="1">
      <w:start w:val="1"/>
      <w:numFmt w:val="lowerRoman"/>
      <w:lvlText w:val="%3."/>
      <w:lvlJc w:val="right"/>
      <w:pPr>
        <w:ind w:left="2503" w:hanging="180"/>
      </w:pPr>
    </w:lvl>
    <w:lvl w:ilvl="3" w:tplc="2000000F" w:tentative="1">
      <w:start w:val="1"/>
      <w:numFmt w:val="decimal"/>
      <w:lvlText w:val="%4."/>
      <w:lvlJc w:val="left"/>
      <w:pPr>
        <w:ind w:left="3223" w:hanging="360"/>
      </w:pPr>
    </w:lvl>
    <w:lvl w:ilvl="4" w:tplc="20000019" w:tentative="1">
      <w:start w:val="1"/>
      <w:numFmt w:val="lowerLetter"/>
      <w:lvlText w:val="%5."/>
      <w:lvlJc w:val="left"/>
      <w:pPr>
        <w:ind w:left="3943" w:hanging="360"/>
      </w:pPr>
    </w:lvl>
    <w:lvl w:ilvl="5" w:tplc="2000001B" w:tentative="1">
      <w:start w:val="1"/>
      <w:numFmt w:val="lowerRoman"/>
      <w:lvlText w:val="%6."/>
      <w:lvlJc w:val="right"/>
      <w:pPr>
        <w:ind w:left="4663" w:hanging="180"/>
      </w:pPr>
    </w:lvl>
    <w:lvl w:ilvl="6" w:tplc="2000000F" w:tentative="1">
      <w:start w:val="1"/>
      <w:numFmt w:val="decimal"/>
      <w:lvlText w:val="%7."/>
      <w:lvlJc w:val="left"/>
      <w:pPr>
        <w:ind w:left="5383" w:hanging="360"/>
      </w:pPr>
    </w:lvl>
    <w:lvl w:ilvl="7" w:tplc="20000019" w:tentative="1">
      <w:start w:val="1"/>
      <w:numFmt w:val="lowerLetter"/>
      <w:lvlText w:val="%8."/>
      <w:lvlJc w:val="left"/>
      <w:pPr>
        <w:ind w:left="6103" w:hanging="360"/>
      </w:pPr>
    </w:lvl>
    <w:lvl w:ilvl="8" w:tplc="2000001B" w:tentative="1">
      <w:start w:val="1"/>
      <w:numFmt w:val="lowerRoman"/>
      <w:lvlText w:val="%9."/>
      <w:lvlJc w:val="right"/>
      <w:pPr>
        <w:ind w:left="6823" w:hanging="180"/>
      </w:pPr>
    </w:lvl>
  </w:abstractNum>
  <w:abstractNum w:abstractNumId="77" w15:restartNumberingAfterBreak="0">
    <w:nsid w:val="5A3D29BE"/>
    <w:multiLevelType w:val="hybridMultilevel"/>
    <w:tmpl w:val="63423610"/>
    <w:lvl w:ilvl="0" w:tplc="E7928330">
      <w:numFmt w:val="bullet"/>
      <w:lvlText w:val="-"/>
      <w:lvlJc w:val="left"/>
      <w:pPr>
        <w:ind w:left="648" w:hanging="360"/>
      </w:pPr>
      <w:rPr>
        <w:rFonts w:ascii="Times New Roman" w:eastAsia="Times New Roman" w:hAnsi="Times New Roman" w:cs="Times New Roman"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8" w15:restartNumberingAfterBreak="0">
    <w:nsid w:val="5ECA2E8D"/>
    <w:multiLevelType w:val="hybridMultilevel"/>
    <w:tmpl w:val="0F3CDB1C"/>
    <w:lvl w:ilvl="0" w:tplc="553E8204">
      <w:start w:val="1"/>
      <w:numFmt w:val="bullet"/>
      <w:lvlText w:val="•"/>
      <w:lvlJc w:val="left"/>
      <w:pPr>
        <w:ind w:left="1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50354E">
      <w:start w:val="1"/>
      <w:numFmt w:val="bullet"/>
      <w:lvlText w:val="o"/>
      <w:lvlJc w:val="left"/>
      <w:pPr>
        <w:ind w:left="24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5AA21C">
      <w:start w:val="1"/>
      <w:numFmt w:val="bullet"/>
      <w:lvlText w:val="▪"/>
      <w:lvlJc w:val="left"/>
      <w:pPr>
        <w:ind w:left="31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4848FA8">
      <w:start w:val="1"/>
      <w:numFmt w:val="bullet"/>
      <w:lvlText w:val="•"/>
      <w:lvlJc w:val="left"/>
      <w:pPr>
        <w:ind w:left="3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E6DF24">
      <w:start w:val="1"/>
      <w:numFmt w:val="bullet"/>
      <w:lvlText w:val="o"/>
      <w:lvlJc w:val="left"/>
      <w:pPr>
        <w:ind w:left="4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AA9B78">
      <w:start w:val="1"/>
      <w:numFmt w:val="bullet"/>
      <w:lvlText w:val="▪"/>
      <w:lvlJc w:val="left"/>
      <w:pPr>
        <w:ind w:left="53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E297B6">
      <w:start w:val="1"/>
      <w:numFmt w:val="bullet"/>
      <w:lvlText w:val="•"/>
      <w:lvlJc w:val="left"/>
      <w:pPr>
        <w:ind w:left="6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C0C49A">
      <w:start w:val="1"/>
      <w:numFmt w:val="bullet"/>
      <w:lvlText w:val="o"/>
      <w:lvlJc w:val="left"/>
      <w:pPr>
        <w:ind w:left="6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ECA2236">
      <w:start w:val="1"/>
      <w:numFmt w:val="bullet"/>
      <w:lvlText w:val="▪"/>
      <w:lvlJc w:val="left"/>
      <w:pPr>
        <w:ind w:left="74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5F464490"/>
    <w:multiLevelType w:val="hybridMultilevel"/>
    <w:tmpl w:val="10A6FC0C"/>
    <w:lvl w:ilvl="0" w:tplc="04090001">
      <w:start w:val="1"/>
      <w:numFmt w:val="bullet"/>
      <w:lvlText w:val=""/>
      <w:lvlJc w:val="left"/>
      <w:pPr>
        <w:ind w:left="1286" w:hanging="360"/>
      </w:pPr>
      <w:rPr>
        <w:rFonts w:ascii="Symbol" w:hAnsi="Symbol"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80" w15:restartNumberingAfterBreak="0">
    <w:nsid w:val="5FBE5397"/>
    <w:multiLevelType w:val="multilevel"/>
    <w:tmpl w:val="351002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60C958ED"/>
    <w:multiLevelType w:val="hybridMultilevel"/>
    <w:tmpl w:val="889AE8F2"/>
    <w:lvl w:ilvl="0" w:tplc="4FC819BC">
      <w:start w:val="1"/>
      <w:numFmt w:val="bullet"/>
      <w:lvlText w:val="•"/>
      <w:lvlJc w:val="left"/>
      <w:pPr>
        <w:ind w:left="1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5E5B66">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9F48F86">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24763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72B486">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86104C">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EE70A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4095BC">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9A5F7E">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61042B25"/>
    <w:multiLevelType w:val="hybridMultilevel"/>
    <w:tmpl w:val="A14C683E"/>
    <w:lvl w:ilvl="0" w:tplc="9E2466FA">
      <w:start w:val="1"/>
      <w:numFmt w:val="decimal"/>
      <w:lvlText w:val="%1."/>
      <w:lvlJc w:val="left"/>
      <w:pPr>
        <w:ind w:left="360" w:hanging="360"/>
      </w:pPr>
      <w:rPr>
        <w:rFonts w:asciiTheme="minorBidi" w:hAnsiTheme="minorBidi" w:cstheme="minorBidi" w:hint="default"/>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611248E1"/>
    <w:multiLevelType w:val="multilevel"/>
    <w:tmpl w:val="601E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C46853"/>
    <w:multiLevelType w:val="multilevel"/>
    <w:tmpl w:val="F41A0F16"/>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85" w15:restartNumberingAfterBreak="0">
    <w:nsid w:val="63824C87"/>
    <w:multiLevelType w:val="hybridMultilevel"/>
    <w:tmpl w:val="3826559C"/>
    <w:lvl w:ilvl="0" w:tplc="B9347EF2">
      <w:start w:val="1"/>
      <w:numFmt w:val="bullet"/>
      <w:lvlText w:val="•"/>
      <w:lvlJc w:val="left"/>
      <w:pPr>
        <w:ind w:left="1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36F328">
      <w:start w:val="1"/>
      <w:numFmt w:val="bullet"/>
      <w:lvlText w:val="o"/>
      <w:lvlJc w:val="left"/>
      <w:pPr>
        <w:ind w:left="17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D24399E">
      <w:start w:val="1"/>
      <w:numFmt w:val="bullet"/>
      <w:lvlText w:val="▪"/>
      <w:lvlJc w:val="left"/>
      <w:pPr>
        <w:ind w:left="24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BA63386">
      <w:start w:val="1"/>
      <w:numFmt w:val="bullet"/>
      <w:lvlText w:val="•"/>
      <w:lvlJc w:val="left"/>
      <w:pPr>
        <w:ind w:left="3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40A032">
      <w:start w:val="1"/>
      <w:numFmt w:val="bullet"/>
      <w:lvlText w:val="o"/>
      <w:lvlJc w:val="left"/>
      <w:pPr>
        <w:ind w:left="38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8235E8">
      <w:start w:val="1"/>
      <w:numFmt w:val="bullet"/>
      <w:lvlText w:val="▪"/>
      <w:lvlJc w:val="left"/>
      <w:pPr>
        <w:ind w:left="4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67C403C">
      <w:start w:val="1"/>
      <w:numFmt w:val="bullet"/>
      <w:lvlText w:val="•"/>
      <w:lvlJc w:val="left"/>
      <w:pPr>
        <w:ind w:left="53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8A880A">
      <w:start w:val="1"/>
      <w:numFmt w:val="bullet"/>
      <w:lvlText w:val="o"/>
      <w:lvlJc w:val="left"/>
      <w:pPr>
        <w:ind w:left="60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2507ED4">
      <w:start w:val="1"/>
      <w:numFmt w:val="bullet"/>
      <w:lvlText w:val="▪"/>
      <w:lvlJc w:val="left"/>
      <w:pPr>
        <w:ind w:left="6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64AA0B7F"/>
    <w:multiLevelType w:val="multilevel"/>
    <w:tmpl w:val="87AAEB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659C6F89"/>
    <w:multiLevelType w:val="multilevel"/>
    <w:tmpl w:val="49849C26"/>
    <w:lvl w:ilvl="0">
      <w:start w:val="2"/>
      <w:numFmt w:val="decimal"/>
      <w:lvlText w:val="%1"/>
      <w:lvlJc w:val="left"/>
      <w:pPr>
        <w:ind w:left="400" w:hanging="400"/>
      </w:pPr>
      <w:rPr>
        <w:rFonts w:hint="default"/>
        <w:sz w:val="20"/>
      </w:rPr>
    </w:lvl>
    <w:lvl w:ilvl="1">
      <w:start w:val="2"/>
      <w:numFmt w:val="decimal"/>
      <w:lvlText w:val="%1.%2"/>
      <w:lvlJc w:val="left"/>
      <w:pPr>
        <w:ind w:left="580" w:hanging="400"/>
      </w:pPr>
      <w:rPr>
        <w:rFonts w:hint="default"/>
        <w:sz w:val="20"/>
      </w:rPr>
    </w:lvl>
    <w:lvl w:ilvl="2">
      <w:start w:val="1"/>
      <w:numFmt w:val="decimal"/>
      <w:lvlText w:val="%1.%2.%3"/>
      <w:lvlJc w:val="left"/>
      <w:pPr>
        <w:ind w:left="760" w:hanging="400"/>
      </w:pPr>
      <w:rPr>
        <w:rFonts w:hint="default"/>
        <w:sz w:val="20"/>
      </w:rPr>
    </w:lvl>
    <w:lvl w:ilvl="3">
      <w:start w:val="1"/>
      <w:numFmt w:val="decimal"/>
      <w:lvlText w:val="%1.%2.%3.%4"/>
      <w:lvlJc w:val="left"/>
      <w:pPr>
        <w:ind w:left="940" w:hanging="400"/>
      </w:pPr>
      <w:rPr>
        <w:rFonts w:hint="default"/>
        <w:sz w:val="20"/>
      </w:rPr>
    </w:lvl>
    <w:lvl w:ilvl="4">
      <w:start w:val="1"/>
      <w:numFmt w:val="decimal"/>
      <w:lvlText w:val="%1.%2.%3.%4.%5"/>
      <w:lvlJc w:val="left"/>
      <w:pPr>
        <w:ind w:left="1440" w:hanging="720"/>
      </w:pPr>
      <w:rPr>
        <w:rFonts w:hint="default"/>
        <w:sz w:val="20"/>
      </w:rPr>
    </w:lvl>
    <w:lvl w:ilvl="5">
      <w:start w:val="1"/>
      <w:numFmt w:val="decimal"/>
      <w:lvlText w:val="%1.%2.%3.%4.%5.%6"/>
      <w:lvlJc w:val="left"/>
      <w:pPr>
        <w:ind w:left="1620" w:hanging="720"/>
      </w:pPr>
      <w:rPr>
        <w:rFonts w:hint="default"/>
        <w:sz w:val="20"/>
      </w:rPr>
    </w:lvl>
    <w:lvl w:ilvl="6">
      <w:start w:val="1"/>
      <w:numFmt w:val="decimal"/>
      <w:lvlText w:val="%1.%2.%3.%4.%5.%6.%7"/>
      <w:lvlJc w:val="left"/>
      <w:pPr>
        <w:ind w:left="1800" w:hanging="720"/>
      </w:pPr>
      <w:rPr>
        <w:rFonts w:hint="default"/>
        <w:sz w:val="20"/>
      </w:rPr>
    </w:lvl>
    <w:lvl w:ilvl="7">
      <w:start w:val="1"/>
      <w:numFmt w:val="decimal"/>
      <w:lvlText w:val="%1.%2.%3.%4.%5.%6.%7.%8"/>
      <w:lvlJc w:val="left"/>
      <w:pPr>
        <w:ind w:left="2340" w:hanging="1080"/>
      </w:pPr>
      <w:rPr>
        <w:rFonts w:hint="default"/>
        <w:sz w:val="20"/>
      </w:rPr>
    </w:lvl>
    <w:lvl w:ilvl="8">
      <w:start w:val="1"/>
      <w:numFmt w:val="decimal"/>
      <w:lvlText w:val="%1.%2.%3.%4.%5.%6.%7.%8.%9"/>
      <w:lvlJc w:val="left"/>
      <w:pPr>
        <w:ind w:left="2520" w:hanging="1080"/>
      </w:pPr>
      <w:rPr>
        <w:rFonts w:hint="default"/>
        <w:sz w:val="20"/>
      </w:rPr>
    </w:lvl>
  </w:abstractNum>
  <w:abstractNum w:abstractNumId="88" w15:restartNumberingAfterBreak="0">
    <w:nsid w:val="66B44F2B"/>
    <w:multiLevelType w:val="multilevel"/>
    <w:tmpl w:val="E27EC0A4"/>
    <w:lvl w:ilvl="0">
      <w:start w:val="1"/>
      <w:numFmt w:val="decimal"/>
      <w:lvlText w:val="%1."/>
      <w:lvlJc w:val="left"/>
      <w:pPr>
        <w:ind w:left="405" w:hanging="405"/>
      </w:pPr>
      <w:rPr>
        <w:rFonts w:hint="default"/>
      </w:rPr>
    </w:lvl>
    <w:lvl w:ilvl="1">
      <w:start w:val="1"/>
      <w:numFmt w:val="decimal"/>
      <w:lvlText w:val="%1.%2."/>
      <w:lvlJc w:val="left"/>
      <w:pPr>
        <w:ind w:left="673" w:hanging="405"/>
      </w:pPr>
      <w:rPr>
        <w:rFonts w:hint="default"/>
      </w:rPr>
    </w:lvl>
    <w:lvl w:ilvl="2">
      <w:start w:val="1"/>
      <w:numFmt w:val="decimal"/>
      <w:lvlText w:val="%1.%2.%3."/>
      <w:lvlJc w:val="left"/>
      <w:pPr>
        <w:ind w:left="1256" w:hanging="720"/>
      </w:pPr>
      <w:rPr>
        <w:rFonts w:hint="default"/>
      </w:rPr>
    </w:lvl>
    <w:lvl w:ilvl="3">
      <w:start w:val="1"/>
      <w:numFmt w:val="decimal"/>
      <w:lvlText w:val="%1.%2.%3.%4."/>
      <w:lvlJc w:val="left"/>
      <w:pPr>
        <w:ind w:left="1524" w:hanging="720"/>
      </w:pPr>
      <w:rPr>
        <w:rFonts w:hint="default"/>
      </w:rPr>
    </w:lvl>
    <w:lvl w:ilvl="4">
      <w:start w:val="1"/>
      <w:numFmt w:val="decimal"/>
      <w:lvlText w:val="%1.%2.%3.%4.%5."/>
      <w:lvlJc w:val="left"/>
      <w:pPr>
        <w:ind w:left="2152" w:hanging="1080"/>
      </w:pPr>
      <w:rPr>
        <w:rFonts w:hint="default"/>
      </w:rPr>
    </w:lvl>
    <w:lvl w:ilvl="5">
      <w:start w:val="1"/>
      <w:numFmt w:val="decimal"/>
      <w:lvlText w:val="%1.%2.%3.%4.%5.%6."/>
      <w:lvlJc w:val="left"/>
      <w:pPr>
        <w:ind w:left="2420" w:hanging="1080"/>
      </w:pPr>
      <w:rPr>
        <w:rFonts w:hint="default"/>
      </w:rPr>
    </w:lvl>
    <w:lvl w:ilvl="6">
      <w:start w:val="1"/>
      <w:numFmt w:val="decimal"/>
      <w:lvlText w:val="%1.%2.%3.%4.%5.%6.%7."/>
      <w:lvlJc w:val="left"/>
      <w:pPr>
        <w:ind w:left="3048" w:hanging="1440"/>
      </w:pPr>
      <w:rPr>
        <w:rFonts w:hint="default"/>
      </w:rPr>
    </w:lvl>
    <w:lvl w:ilvl="7">
      <w:start w:val="1"/>
      <w:numFmt w:val="decimal"/>
      <w:lvlText w:val="%1.%2.%3.%4.%5.%6.%7.%8."/>
      <w:lvlJc w:val="left"/>
      <w:pPr>
        <w:ind w:left="3316" w:hanging="1440"/>
      </w:pPr>
      <w:rPr>
        <w:rFonts w:hint="default"/>
      </w:rPr>
    </w:lvl>
    <w:lvl w:ilvl="8">
      <w:start w:val="1"/>
      <w:numFmt w:val="decimal"/>
      <w:lvlText w:val="%1.%2.%3.%4.%5.%6.%7.%8.%9."/>
      <w:lvlJc w:val="left"/>
      <w:pPr>
        <w:ind w:left="3944" w:hanging="1800"/>
      </w:pPr>
      <w:rPr>
        <w:rFonts w:hint="default"/>
      </w:rPr>
    </w:lvl>
  </w:abstractNum>
  <w:abstractNum w:abstractNumId="89" w15:restartNumberingAfterBreak="0">
    <w:nsid w:val="66B91C0E"/>
    <w:multiLevelType w:val="hybridMultilevel"/>
    <w:tmpl w:val="FB5231E8"/>
    <w:lvl w:ilvl="0" w:tplc="EB46A18C">
      <w:start w:val="1"/>
      <w:numFmt w:val="bullet"/>
      <w:lvlText w:val=""/>
      <w:lvlJc w:val="left"/>
      <w:pPr>
        <w:ind w:left="10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E1982DE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C724AC4">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29228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28E1BC">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20CAB4E">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30EB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48D608">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25EA8B2">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66F21D89"/>
    <w:multiLevelType w:val="multilevel"/>
    <w:tmpl w:val="AB4E61E0"/>
    <w:lvl w:ilvl="0">
      <w:start w:val="1"/>
      <w:numFmt w:val="decimal"/>
      <w:lvlText w:val="%1"/>
      <w:lvlJc w:val="left"/>
      <w:pPr>
        <w:ind w:left="3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230" w:hanging="72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6930" w:hanging="108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630" w:hanging="1440"/>
      </w:pPr>
      <w:rPr>
        <w:rFonts w:hint="default"/>
      </w:rPr>
    </w:lvl>
    <w:lvl w:ilvl="8">
      <w:start w:val="1"/>
      <w:numFmt w:val="decimal"/>
      <w:lvlText w:val="%1.%2.%3.%4.%5.%6.%7.%8.%9"/>
      <w:lvlJc w:val="left"/>
      <w:pPr>
        <w:ind w:left="11160" w:hanging="1800"/>
      </w:pPr>
      <w:rPr>
        <w:rFonts w:hint="default"/>
      </w:rPr>
    </w:lvl>
  </w:abstractNum>
  <w:abstractNum w:abstractNumId="91" w15:restartNumberingAfterBreak="0">
    <w:nsid w:val="675C12DA"/>
    <w:multiLevelType w:val="multilevel"/>
    <w:tmpl w:val="CC5EDF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2" w15:restartNumberingAfterBreak="0">
    <w:nsid w:val="68E3115F"/>
    <w:multiLevelType w:val="multilevel"/>
    <w:tmpl w:val="4342B55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3" w15:restartNumberingAfterBreak="0">
    <w:nsid w:val="68F37326"/>
    <w:multiLevelType w:val="hybridMultilevel"/>
    <w:tmpl w:val="B89E263E"/>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4" w15:restartNumberingAfterBreak="0">
    <w:nsid w:val="6CDF06D2"/>
    <w:multiLevelType w:val="hybridMultilevel"/>
    <w:tmpl w:val="A560DF5C"/>
    <w:lvl w:ilvl="0" w:tplc="334EA794">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6FBF3815"/>
    <w:multiLevelType w:val="hybridMultilevel"/>
    <w:tmpl w:val="905C9EEE"/>
    <w:lvl w:ilvl="0" w:tplc="B798E5EC">
      <w:start w:val="1"/>
      <w:numFmt w:val="bullet"/>
      <w:lvlText w:val="•"/>
      <w:lvlJc w:val="left"/>
      <w:pPr>
        <w:ind w:left="17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7ED9B4">
      <w:start w:val="1"/>
      <w:numFmt w:val="bullet"/>
      <w:lvlText w:val="o"/>
      <w:lvlJc w:val="left"/>
      <w:pPr>
        <w:ind w:left="17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2836EE">
      <w:start w:val="1"/>
      <w:numFmt w:val="bullet"/>
      <w:lvlText w:val="▪"/>
      <w:lvlJc w:val="left"/>
      <w:pPr>
        <w:ind w:left="24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99AF28C">
      <w:start w:val="1"/>
      <w:numFmt w:val="bullet"/>
      <w:lvlText w:val="•"/>
      <w:lvlJc w:val="left"/>
      <w:pPr>
        <w:ind w:left="3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3AB1B2">
      <w:start w:val="1"/>
      <w:numFmt w:val="bullet"/>
      <w:lvlText w:val="o"/>
      <w:lvlJc w:val="left"/>
      <w:pPr>
        <w:ind w:left="38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08E6A22">
      <w:start w:val="1"/>
      <w:numFmt w:val="bullet"/>
      <w:lvlText w:val="▪"/>
      <w:lvlJc w:val="left"/>
      <w:pPr>
        <w:ind w:left="4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2B4886A">
      <w:start w:val="1"/>
      <w:numFmt w:val="bullet"/>
      <w:lvlText w:val="•"/>
      <w:lvlJc w:val="left"/>
      <w:pPr>
        <w:ind w:left="53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2467EA">
      <w:start w:val="1"/>
      <w:numFmt w:val="bullet"/>
      <w:lvlText w:val="o"/>
      <w:lvlJc w:val="left"/>
      <w:pPr>
        <w:ind w:left="60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E8802A">
      <w:start w:val="1"/>
      <w:numFmt w:val="bullet"/>
      <w:lvlText w:val="▪"/>
      <w:lvlJc w:val="left"/>
      <w:pPr>
        <w:ind w:left="6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70AF2F9F"/>
    <w:multiLevelType w:val="hybridMultilevel"/>
    <w:tmpl w:val="FCE44E7C"/>
    <w:lvl w:ilvl="0" w:tplc="A4AE262A">
      <w:start w:val="1"/>
      <w:numFmt w:val="decimal"/>
      <w:lvlText w:val="%1."/>
      <w:lvlJc w:val="left"/>
      <w:pPr>
        <w:ind w:left="9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CCE510">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985F76">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A4C14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2C8236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38EA5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1E7EF2">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72E090C">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88725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714653EB"/>
    <w:multiLevelType w:val="hybridMultilevel"/>
    <w:tmpl w:val="F21EECDC"/>
    <w:lvl w:ilvl="0" w:tplc="08AE4268">
      <w:numFmt w:val="bullet"/>
      <w:lvlText w:val="-"/>
      <w:lvlJc w:val="left"/>
      <w:pPr>
        <w:ind w:left="648" w:hanging="360"/>
      </w:pPr>
      <w:rPr>
        <w:rFonts w:ascii="Times New Roman" w:eastAsia="Times New Roma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98" w15:restartNumberingAfterBreak="0">
    <w:nsid w:val="73E436BE"/>
    <w:multiLevelType w:val="multilevel"/>
    <w:tmpl w:val="A018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7F5AAB"/>
    <w:multiLevelType w:val="hybridMultilevel"/>
    <w:tmpl w:val="147E9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7E551BB"/>
    <w:multiLevelType w:val="hybridMultilevel"/>
    <w:tmpl w:val="648A5B20"/>
    <w:lvl w:ilvl="0" w:tplc="61D8275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E07DA0">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B3AEEEA">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1681F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207E18">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FA07860">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4858D0">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BC8970">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688D0B4">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7964422B"/>
    <w:multiLevelType w:val="multilevel"/>
    <w:tmpl w:val="7674CF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2" w15:restartNumberingAfterBreak="0">
    <w:nsid w:val="79E812EB"/>
    <w:multiLevelType w:val="hybridMultilevel"/>
    <w:tmpl w:val="E5F80084"/>
    <w:lvl w:ilvl="0" w:tplc="20000001">
      <w:start w:val="1"/>
      <w:numFmt w:val="bullet"/>
      <w:lvlText w:val=""/>
      <w:lvlJc w:val="left"/>
      <w:pPr>
        <w:ind w:left="1080" w:hanging="360"/>
      </w:pPr>
      <w:rPr>
        <w:rFonts w:ascii="Symbol" w:hAnsi="Symbol" w:cs="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cs="Wingdings" w:hint="default"/>
      </w:rPr>
    </w:lvl>
    <w:lvl w:ilvl="3" w:tplc="20000001" w:tentative="1">
      <w:start w:val="1"/>
      <w:numFmt w:val="bullet"/>
      <w:lvlText w:val=""/>
      <w:lvlJc w:val="left"/>
      <w:pPr>
        <w:ind w:left="3240" w:hanging="360"/>
      </w:pPr>
      <w:rPr>
        <w:rFonts w:ascii="Symbol" w:hAnsi="Symbol" w:cs="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cs="Wingdings" w:hint="default"/>
      </w:rPr>
    </w:lvl>
    <w:lvl w:ilvl="6" w:tplc="20000001" w:tentative="1">
      <w:start w:val="1"/>
      <w:numFmt w:val="bullet"/>
      <w:lvlText w:val=""/>
      <w:lvlJc w:val="left"/>
      <w:pPr>
        <w:ind w:left="5400" w:hanging="360"/>
      </w:pPr>
      <w:rPr>
        <w:rFonts w:ascii="Symbol" w:hAnsi="Symbol" w:cs="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cs="Wingdings" w:hint="default"/>
      </w:rPr>
    </w:lvl>
  </w:abstractNum>
  <w:abstractNum w:abstractNumId="103" w15:restartNumberingAfterBreak="0">
    <w:nsid w:val="7A9A2EE6"/>
    <w:multiLevelType w:val="hybridMultilevel"/>
    <w:tmpl w:val="E7983E90"/>
    <w:lvl w:ilvl="0" w:tplc="910CFDDE">
      <w:start w:val="1"/>
      <w:numFmt w:val="bullet"/>
      <w:lvlText w:val="•"/>
      <w:lvlJc w:val="left"/>
      <w:pPr>
        <w:ind w:left="1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60288E">
      <w:start w:val="1"/>
      <w:numFmt w:val="bullet"/>
      <w:lvlText w:val="o"/>
      <w:lvlJc w:val="left"/>
      <w:pPr>
        <w:ind w:left="17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ACA73C">
      <w:start w:val="1"/>
      <w:numFmt w:val="bullet"/>
      <w:lvlText w:val="▪"/>
      <w:lvlJc w:val="left"/>
      <w:pPr>
        <w:ind w:left="24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29077EC">
      <w:start w:val="1"/>
      <w:numFmt w:val="bullet"/>
      <w:lvlText w:val="•"/>
      <w:lvlJc w:val="left"/>
      <w:pPr>
        <w:ind w:left="3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60A848">
      <w:start w:val="1"/>
      <w:numFmt w:val="bullet"/>
      <w:lvlText w:val="o"/>
      <w:lvlJc w:val="left"/>
      <w:pPr>
        <w:ind w:left="38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6343DB6">
      <w:start w:val="1"/>
      <w:numFmt w:val="bullet"/>
      <w:lvlText w:val="▪"/>
      <w:lvlJc w:val="left"/>
      <w:pPr>
        <w:ind w:left="4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686444">
      <w:start w:val="1"/>
      <w:numFmt w:val="bullet"/>
      <w:lvlText w:val="•"/>
      <w:lvlJc w:val="left"/>
      <w:pPr>
        <w:ind w:left="53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12EAB0">
      <w:start w:val="1"/>
      <w:numFmt w:val="bullet"/>
      <w:lvlText w:val="o"/>
      <w:lvlJc w:val="left"/>
      <w:pPr>
        <w:ind w:left="60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B444AA">
      <w:start w:val="1"/>
      <w:numFmt w:val="bullet"/>
      <w:lvlText w:val="▪"/>
      <w:lvlJc w:val="left"/>
      <w:pPr>
        <w:ind w:left="6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7AB83FDF"/>
    <w:multiLevelType w:val="hybridMultilevel"/>
    <w:tmpl w:val="1916DD52"/>
    <w:lvl w:ilvl="0" w:tplc="41269CBC">
      <w:start w:val="1"/>
      <w:numFmt w:val="bullet"/>
      <w:lvlText w:val="•"/>
      <w:lvlJc w:val="left"/>
      <w:pPr>
        <w:ind w:left="9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847110">
      <w:start w:val="1"/>
      <w:numFmt w:val="decimal"/>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C2111C">
      <w:start w:val="1"/>
      <w:numFmt w:val="lowerRoman"/>
      <w:lvlText w:val="%3"/>
      <w:lvlJc w:val="left"/>
      <w:pPr>
        <w:ind w:left="19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F64C96">
      <w:start w:val="1"/>
      <w:numFmt w:val="decimal"/>
      <w:lvlText w:val="%4"/>
      <w:lvlJc w:val="left"/>
      <w:pPr>
        <w:ind w:left="26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90F2CE">
      <w:start w:val="1"/>
      <w:numFmt w:val="lowerLetter"/>
      <w:lvlText w:val="%5"/>
      <w:lvlJc w:val="left"/>
      <w:pPr>
        <w:ind w:left="33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38CB04">
      <w:start w:val="1"/>
      <w:numFmt w:val="lowerRoman"/>
      <w:lvlText w:val="%6"/>
      <w:lvlJc w:val="left"/>
      <w:pPr>
        <w:ind w:left="40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4831CA">
      <w:start w:val="1"/>
      <w:numFmt w:val="decimal"/>
      <w:lvlText w:val="%7"/>
      <w:lvlJc w:val="left"/>
      <w:pPr>
        <w:ind w:left="48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F8E14A">
      <w:start w:val="1"/>
      <w:numFmt w:val="lowerLetter"/>
      <w:lvlText w:val="%8"/>
      <w:lvlJc w:val="left"/>
      <w:pPr>
        <w:ind w:left="55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2E096C">
      <w:start w:val="1"/>
      <w:numFmt w:val="lowerRoman"/>
      <w:lvlText w:val="%9"/>
      <w:lvlJc w:val="left"/>
      <w:pPr>
        <w:ind w:left="62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7C2E36AE"/>
    <w:multiLevelType w:val="hybridMultilevel"/>
    <w:tmpl w:val="7F6CCDD4"/>
    <w:lvl w:ilvl="0" w:tplc="0409000F">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FF65B72"/>
    <w:multiLevelType w:val="multilevel"/>
    <w:tmpl w:val="F02EB30E"/>
    <w:lvl w:ilvl="0">
      <w:start w:val="5"/>
      <w:numFmt w:val="decimal"/>
      <w:lvlText w:val="%1."/>
      <w:lvlJc w:val="left"/>
      <w:pPr>
        <w:ind w:left="360" w:hanging="360"/>
      </w:pPr>
      <w:rPr>
        <w:rFonts w:hint="default"/>
        <w:b/>
        <w:bCs/>
      </w:rPr>
    </w:lvl>
    <w:lvl w:ilvl="1">
      <w:start w:val="1"/>
      <w:numFmt w:val="decimal"/>
      <w:lvlText w:val="%1.%2."/>
      <w:lvlJc w:val="left"/>
      <w:pPr>
        <w:ind w:left="1152" w:hanging="432"/>
      </w:pPr>
      <w:rPr>
        <w:rFonts w:hint="default"/>
        <w:b w:val="0"/>
        <w:bCs/>
      </w:rPr>
    </w:lvl>
    <w:lvl w:ilvl="2">
      <w:start w:val="1"/>
      <w:numFmt w:val="decimal"/>
      <w:lvlText w:val="%1.%2.%3."/>
      <w:lvlJc w:val="left"/>
      <w:pPr>
        <w:ind w:left="1224" w:hanging="504"/>
      </w:pPr>
      <w:rPr>
        <w:rFonts w:hint="default"/>
        <w:b w:val="0"/>
        <w:bCs/>
      </w:rPr>
    </w:lvl>
    <w:lvl w:ilvl="3">
      <w:start w:val="1"/>
      <w:numFmt w:val="decimal"/>
      <w:lvlText w:val="%1.%2.%3.%4."/>
      <w:lvlJc w:val="left"/>
      <w:pPr>
        <w:ind w:left="127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94589100">
    <w:abstractNumId w:val="68"/>
  </w:num>
  <w:num w:numId="2" w16cid:durableId="444007651">
    <w:abstractNumId w:val="41"/>
  </w:num>
  <w:num w:numId="3" w16cid:durableId="1903710684">
    <w:abstractNumId w:val="61"/>
  </w:num>
  <w:num w:numId="4" w16cid:durableId="867376913">
    <w:abstractNumId w:val="57"/>
  </w:num>
  <w:num w:numId="5" w16cid:durableId="544222043">
    <w:abstractNumId w:val="104"/>
  </w:num>
  <w:num w:numId="6" w16cid:durableId="1854950783">
    <w:abstractNumId w:val="78"/>
  </w:num>
  <w:num w:numId="7" w16cid:durableId="1918709187">
    <w:abstractNumId w:val="103"/>
  </w:num>
  <w:num w:numId="8" w16cid:durableId="740907186">
    <w:abstractNumId w:val="72"/>
  </w:num>
  <w:num w:numId="9" w16cid:durableId="348721142">
    <w:abstractNumId w:val="34"/>
  </w:num>
  <w:num w:numId="10" w16cid:durableId="1631087298">
    <w:abstractNumId w:val="85"/>
  </w:num>
  <w:num w:numId="11" w16cid:durableId="181483071">
    <w:abstractNumId w:val="0"/>
  </w:num>
  <w:num w:numId="12" w16cid:durableId="1867907832">
    <w:abstractNumId w:val="81"/>
  </w:num>
  <w:num w:numId="13" w16cid:durableId="726496954">
    <w:abstractNumId w:val="89"/>
  </w:num>
  <w:num w:numId="14" w16cid:durableId="1884899484">
    <w:abstractNumId w:val="26"/>
  </w:num>
  <w:num w:numId="15" w16cid:durableId="1670017559">
    <w:abstractNumId w:val="100"/>
  </w:num>
  <w:num w:numId="16" w16cid:durableId="676690378">
    <w:abstractNumId w:val="7"/>
  </w:num>
  <w:num w:numId="17" w16cid:durableId="1288899778">
    <w:abstractNumId w:val="95"/>
  </w:num>
  <w:num w:numId="18" w16cid:durableId="1123890886">
    <w:abstractNumId w:val="15"/>
  </w:num>
  <w:num w:numId="19" w16cid:durableId="125004433">
    <w:abstractNumId w:val="55"/>
  </w:num>
  <w:num w:numId="20" w16cid:durableId="1728605698">
    <w:abstractNumId w:val="24"/>
  </w:num>
  <w:num w:numId="21" w16cid:durableId="1056978180">
    <w:abstractNumId w:val="35"/>
  </w:num>
  <w:num w:numId="22" w16cid:durableId="1167789182">
    <w:abstractNumId w:val="56"/>
  </w:num>
  <w:num w:numId="23" w16cid:durableId="1702896569">
    <w:abstractNumId w:val="16"/>
  </w:num>
  <w:num w:numId="24" w16cid:durableId="1158351262">
    <w:abstractNumId w:val="27"/>
  </w:num>
  <w:num w:numId="25" w16cid:durableId="210579442">
    <w:abstractNumId w:val="45"/>
  </w:num>
  <w:num w:numId="26" w16cid:durableId="526522389">
    <w:abstractNumId w:val="32"/>
  </w:num>
  <w:num w:numId="27" w16cid:durableId="564727322">
    <w:abstractNumId w:val="11"/>
  </w:num>
  <w:num w:numId="28" w16cid:durableId="584843557">
    <w:abstractNumId w:val="102"/>
  </w:num>
  <w:num w:numId="29" w16cid:durableId="1202589513">
    <w:abstractNumId w:val="76"/>
  </w:num>
  <w:num w:numId="30" w16cid:durableId="618803598">
    <w:abstractNumId w:val="96"/>
  </w:num>
  <w:num w:numId="31" w16cid:durableId="2068649530">
    <w:abstractNumId w:val="25"/>
  </w:num>
  <w:num w:numId="32" w16cid:durableId="647634810">
    <w:abstractNumId w:val="44"/>
  </w:num>
  <w:num w:numId="33" w16cid:durableId="1354763119">
    <w:abstractNumId w:val="64"/>
  </w:num>
  <w:num w:numId="34" w16cid:durableId="106698647">
    <w:abstractNumId w:val="10"/>
  </w:num>
  <w:num w:numId="35" w16cid:durableId="1592007564">
    <w:abstractNumId w:val="29"/>
  </w:num>
  <w:num w:numId="36" w16cid:durableId="1917665999">
    <w:abstractNumId w:val="42"/>
  </w:num>
  <w:num w:numId="37" w16cid:durableId="255401420">
    <w:abstractNumId w:val="38"/>
  </w:num>
  <w:num w:numId="38" w16cid:durableId="839737140">
    <w:abstractNumId w:val="18"/>
  </w:num>
  <w:num w:numId="39" w16cid:durableId="2114930736">
    <w:abstractNumId w:val="97"/>
  </w:num>
  <w:num w:numId="40" w16cid:durableId="2135978359">
    <w:abstractNumId w:val="77"/>
  </w:num>
  <w:num w:numId="41" w16cid:durableId="1448545811">
    <w:abstractNumId w:val="51"/>
  </w:num>
  <w:num w:numId="42" w16cid:durableId="876813512">
    <w:abstractNumId w:val="36"/>
  </w:num>
  <w:num w:numId="43" w16cid:durableId="1812748421">
    <w:abstractNumId w:val="82"/>
  </w:num>
  <w:num w:numId="44" w16cid:durableId="1916160478">
    <w:abstractNumId w:val="30"/>
  </w:num>
  <w:num w:numId="45" w16cid:durableId="5959475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2607504">
    <w:abstractNumId w:val="63"/>
  </w:num>
  <w:num w:numId="47" w16cid:durableId="222647055">
    <w:abstractNumId w:val="2"/>
  </w:num>
  <w:num w:numId="48" w16cid:durableId="1665549843">
    <w:abstractNumId w:val="17"/>
  </w:num>
  <w:num w:numId="49" w16cid:durableId="1607036537">
    <w:abstractNumId w:val="9"/>
  </w:num>
  <w:num w:numId="50" w16cid:durableId="2061441545">
    <w:abstractNumId w:val="49"/>
  </w:num>
  <w:num w:numId="51" w16cid:durableId="518735540">
    <w:abstractNumId w:val="99"/>
  </w:num>
  <w:num w:numId="52" w16cid:durableId="280918164">
    <w:abstractNumId w:val="6"/>
  </w:num>
  <w:num w:numId="53" w16cid:durableId="71701938">
    <w:abstractNumId w:val="84"/>
  </w:num>
  <w:num w:numId="54" w16cid:durableId="1259828369">
    <w:abstractNumId w:val="12"/>
  </w:num>
  <w:num w:numId="55" w16cid:durableId="253243866">
    <w:abstractNumId w:val="37"/>
  </w:num>
  <w:num w:numId="56" w16cid:durableId="1224368326">
    <w:abstractNumId w:val="87"/>
  </w:num>
  <w:num w:numId="57" w16cid:durableId="1307316193">
    <w:abstractNumId w:val="28"/>
  </w:num>
  <w:num w:numId="58" w16cid:durableId="957025780">
    <w:abstractNumId w:val="105"/>
  </w:num>
  <w:num w:numId="59" w16cid:durableId="447437404">
    <w:abstractNumId w:val="62"/>
  </w:num>
  <w:num w:numId="60" w16cid:durableId="38943917">
    <w:abstractNumId w:val="21"/>
  </w:num>
  <w:num w:numId="61" w16cid:durableId="473373884">
    <w:abstractNumId w:val="60"/>
  </w:num>
  <w:num w:numId="62" w16cid:durableId="1464348229">
    <w:abstractNumId w:val="46"/>
  </w:num>
  <w:num w:numId="63" w16cid:durableId="89203747">
    <w:abstractNumId w:val="3"/>
  </w:num>
  <w:num w:numId="64" w16cid:durableId="2033794868">
    <w:abstractNumId w:val="88"/>
  </w:num>
  <w:num w:numId="65" w16cid:durableId="1495998107">
    <w:abstractNumId w:val="79"/>
  </w:num>
  <w:num w:numId="66" w16cid:durableId="594556620">
    <w:abstractNumId w:val="14"/>
  </w:num>
  <w:num w:numId="67" w16cid:durableId="1635132861">
    <w:abstractNumId w:val="70"/>
  </w:num>
  <w:num w:numId="68" w16cid:durableId="2032101368">
    <w:abstractNumId w:val="54"/>
  </w:num>
  <w:num w:numId="69" w16cid:durableId="924807159">
    <w:abstractNumId w:val="43"/>
  </w:num>
  <w:num w:numId="70" w16cid:durableId="1124468662">
    <w:abstractNumId w:val="66"/>
  </w:num>
  <w:num w:numId="71" w16cid:durableId="475419811">
    <w:abstractNumId w:val="58"/>
  </w:num>
  <w:num w:numId="72" w16cid:durableId="1905480967">
    <w:abstractNumId w:val="47"/>
  </w:num>
  <w:num w:numId="73" w16cid:durableId="1335650671">
    <w:abstractNumId w:val="65"/>
  </w:num>
  <w:num w:numId="74" w16cid:durableId="991446198">
    <w:abstractNumId w:val="39"/>
  </w:num>
  <w:num w:numId="75" w16cid:durableId="458650696">
    <w:abstractNumId w:val="75"/>
  </w:num>
  <w:num w:numId="76" w16cid:durableId="53624119">
    <w:abstractNumId w:val="52"/>
  </w:num>
  <w:num w:numId="77" w16cid:durableId="1835871824">
    <w:abstractNumId w:val="22"/>
  </w:num>
  <w:num w:numId="78" w16cid:durableId="1202208433">
    <w:abstractNumId w:val="92"/>
  </w:num>
  <w:num w:numId="79" w16cid:durableId="258026427">
    <w:abstractNumId w:val="40"/>
  </w:num>
  <w:num w:numId="80" w16cid:durableId="810947687">
    <w:abstractNumId w:val="93"/>
  </w:num>
  <w:num w:numId="81" w16cid:durableId="1992056316">
    <w:abstractNumId w:val="67"/>
  </w:num>
  <w:num w:numId="82" w16cid:durableId="506406160">
    <w:abstractNumId w:val="69"/>
  </w:num>
  <w:num w:numId="83" w16cid:durableId="750393008">
    <w:abstractNumId w:val="20"/>
  </w:num>
  <w:num w:numId="84" w16cid:durableId="1562911195">
    <w:abstractNumId w:val="4"/>
  </w:num>
  <w:num w:numId="85" w16cid:durableId="1716612471">
    <w:abstractNumId w:val="19"/>
  </w:num>
  <w:num w:numId="86" w16cid:durableId="1572541025">
    <w:abstractNumId w:val="80"/>
  </w:num>
  <w:num w:numId="87" w16cid:durableId="1801802899">
    <w:abstractNumId w:val="48"/>
  </w:num>
  <w:num w:numId="88" w16cid:durableId="1336418289">
    <w:abstractNumId w:val="5"/>
  </w:num>
  <w:num w:numId="89" w16cid:durableId="1067726385">
    <w:abstractNumId w:val="50"/>
  </w:num>
  <w:num w:numId="90" w16cid:durableId="226380393">
    <w:abstractNumId w:val="94"/>
  </w:num>
  <w:num w:numId="91" w16cid:durableId="1888683340">
    <w:abstractNumId w:val="74"/>
  </w:num>
  <w:num w:numId="92" w16cid:durableId="633876808">
    <w:abstractNumId w:val="83"/>
  </w:num>
  <w:num w:numId="93" w16cid:durableId="1032269463">
    <w:abstractNumId w:val="98"/>
  </w:num>
  <w:num w:numId="94" w16cid:durableId="391805948">
    <w:abstractNumId w:val="59"/>
  </w:num>
  <w:num w:numId="95" w16cid:durableId="1665206435">
    <w:abstractNumId w:val="8"/>
  </w:num>
  <w:num w:numId="96" w16cid:durableId="878051677">
    <w:abstractNumId w:val="1"/>
  </w:num>
  <w:num w:numId="97" w16cid:durableId="1197892472">
    <w:abstractNumId w:val="31"/>
  </w:num>
  <w:num w:numId="98" w16cid:durableId="1806385801">
    <w:abstractNumId w:val="91"/>
  </w:num>
  <w:num w:numId="99" w16cid:durableId="113335330">
    <w:abstractNumId w:val="71"/>
  </w:num>
  <w:num w:numId="100" w16cid:durableId="421995109">
    <w:abstractNumId w:val="53"/>
  </w:num>
  <w:num w:numId="101" w16cid:durableId="1856650590">
    <w:abstractNumId w:val="86"/>
  </w:num>
  <w:num w:numId="102" w16cid:durableId="1066731748">
    <w:abstractNumId w:val="101"/>
  </w:num>
  <w:num w:numId="103" w16cid:durableId="60063297">
    <w:abstractNumId w:val="13"/>
  </w:num>
  <w:num w:numId="104" w16cid:durableId="1801261887">
    <w:abstractNumId w:val="23"/>
  </w:num>
  <w:num w:numId="105" w16cid:durableId="1678969318">
    <w:abstractNumId w:val="106"/>
  </w:num>
  <w:num w:numId="106" w16cid:durableId="664674727">
    <w:abstractNumId w:val="90"/>
  </w:num>
  <w:num w:numId="107" w16cid:durableId="104858490">
    <w:abstractNumId w:val="73"/>
  </w:num>
  <w:numIdMacAtCleanup w:val="1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saliba">
    <w15:presenceInfo w15:providerId="Windows Live" w15:userId="0331f081709382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91"/>
    <w:rsid w:val="0000139F"/>
    <w:rsid w:val="00002D38"/>
    <w:rsid w:val="00003541"/>
    <w:rsid w:val="00004136"/>
    <w:rsid w:val="00006587"/>
    <w:rsid w:val="00006A47"/>
    <w:rsid w:val="000100E8"/>
    <w:rsid w:val="00013846"/>
    <w:rsid w:val="0001414E"/>
    <w:rsid w:val="00015844"/>
    <w:rsid w:val="0002125E"/>
    <w:rsid w:val="00026A20"/>
    <w:rsid w:val="00030086"/>
    <w:rsid w:val="00030327"/>
    <w:rsid w:val="00031DB5"/>
    <w:rsid w:val="000326CB"/>
    <w:rsid w:val="00032BCC"/>
    <w:rsid w:val="00032CCD"/>
    <w:rsid w:val="000346FD"/>
    <w:rsid w:val="000419DC"/>
    <w:rsid w:val="000428FF"/>
    <w:rsid w:val="000440FC"/>
    <w:rsid w:val="0004471A"/>
    <w:rsid w:val="000466CA"/>
    <w:rsid w:val="00046D06"/>
    <w:rsid w:val="00047324"/>
    <w:rsid w:val="00047FF3"/>
    <w:rsid w:val="000508B7"/>
    <w:rsid w:val="00050F1F"/>
    <w:rsid w:val="00051162"/>
    <w:rsid w:val="00052317"/>
    <w:rsid w:val="00052A27"/>
    <w:rsid w:val="00053988"/>
    <w:rsid w:val="00053A3B"/>
    <w:rsid w:val="00055F22"/>
    <w:rsid w:val="000607A5"/>
    <w:rsid w:val="00060A98"/>
    <w:rsid w:val="00060C24"/>
    <w:rsid w:val="00062417"/>
    <w:rsid w:val="0006266F"/>
    <w:rsid w:val="00063E0C"/>
    <w:rsid w:val="00063F71"/>
    <w:rsid w:val="00065AB6"/>
    <w:rsid w:val="0006623F"/>
    <w:rsid w:val="000664C6"/>
    <w:rsid w:val="0006679A"/>
    <w:rsid w:val="00067F99"/>
    <w:rsid w:val="00070BC9"/>
    <w:rsid w:val="000802CC"/>
    <w:rsid w:val="000811C0"/>
    <w:rsid w:val="00081695"/>
    <w:rsid w:val="0008230A"/>
    <w:rsid w:val="0008269D"/>
    <w:rsid w:val="00084C24"/>
    <w:rsid w:val="00085050"/>
    <w:rsid w:val="000862E9"/>
    <w:rsid w:val="00087133"/>
    <w:rsid w:val="00087872"/>
    <w:rsid w:val="00090A59"/>
    <w:rsid w:val="00090B04"/>
    <w:rsid w:val="000922E5"/>
    <w:rsid w:val="00094F56"/>
    <w:rsid w:val="00095C8C"/>
    <w:rsid w:val="000A0E49"/>
    <w:rsid w:val="000A3CA2"/>
    <w:rsid w:val="000A5491"/>
    <w:rsid w:val="000A7556"/>
    <w:rsid w:val="000A77FE"/>
    <w:rsid w:val="000A799A"/>
    <w:rsid w:val="000B101D"/>
    <w:rsid w:val="000B2215"/>
    <w:rsid w:val="000B7B8A"/>
    <w:rsid w:val="000C0F8F"/>
    <w:rsid w:val="000C2A27"/>
    <w:rsid w:val="000C47C6"/>
    <w:rsid w:val="000C4EA6"/>
    <w:rsid w:val="000C78BD"/>
    <w:rsid w:val="000D0A11"/>
    <w:rsid w:val="000D160C"/>
    <w:rsid w:val="000D25F7"/>
    <w:rsid w:val="000E1ADF"/>
    <w:rsid w:val="000E4E51"/>
    <w:rsid w:val="000E65AB"/>
    <w:rsid w:val="000E7BCF"/>
    <w:rsid w:val="000E7FD6"/>
    <w:rsid w:val="000F0AB8"/>
    <w:rsid w:val="000F0B05"/>
    <w:rsid w:val="000F1D61"/>
    <w:rsid w:val="000F2782"/>
    <w:rsid w:val="000F3F86"/>
    <w:rsid w:val="000F40A8"/>
    <w:rsid w:val="000F42B3"/>
    <w:rsid w:val="00101C2D"/>
    <w:rsid w:val="00102436"/>
    <w:rsid w:val="001042A7"/>
    <w:rsid w:val="001043F5"/>
    <w:rsid w:val="001078E6"/>
    <w:rsid w:val="00112745"/>
    <w:rsid w:val="00114D0A"/>
    <w:rsid w:val="0012311B"/>
    <w:rsid w:val="00124BCE"/>
    <w:rsid w:val="0012634C"/>
    <w:rsid w:val="001300E4"/>
    <w:rsid w:val="0013059B"/>
    <w:rsid w:val="0013092C"/>
    <w:rsid w:val="00130B60"/>
    <w:rsid w:val="00135B2E"/>
    <w:rsid w:val="00135CC1"/>
    <w:rsid w:val="001369E0"/>
    <w:rsid w:val="001376C2"/>
    <w:rsid w:val="00140D3F"/>
    <w:rsid w:val="00141162"/>
    <w:rsid w:val="00141610"/>
    <w:rsid w:val="00142F41"/>
    <w:rsid w:val="0014388C"/>
    <w:rsid w:val="00143A9B"/>
    <w:rsid w:val="00144AED"/>
    <w:rsid w:val="00145B27"/>
    <w:rsid w:val="00146504"/>
    <w:rsid w:val="001476E5"/>
    <w:rsid w:val="00147849"/>
    <w:rsid w:val="0015113E"/>
    <w:rsid w:val="00152050"/>
    <w:rsid w:val="00152CC8"/>
    <w:rsid w:val="001559C9"/>
    <w:rsid w:val="00156ABE"/>
    <w:rsid w:val="00160EBF"/>
    <w:rsid w:val="00164413"/>
    <w:rsid w:val="00165335"/>
    <w:rsid w:val="001654DB"/>
    <w:rsid w:val="00165CBF"/>
    <w:rsid w:val="00166C13"/>
    <w:rsid w:val="00167012"/>
    <w:rsid w:val="00172A62"/>
    <w:rsid w:val="00181028"/>
    <w:rsid w:val="0018312C"/>
    <w:rsid w:val="00186986"/>
    <w:rsid w:val="0019376C"/>
    <w:rsid w:val="001945E7"/>
    <w:rsid w:val="00195AA1"/>
    <w:rsid w:val="001960C8"/>
    <w:rsid w:val="00196D81"/>
    <w:rsid w:val="00197048"/>
    <w:rsid w:val="001A032B"/>
    <w:rsid w:val="001A070C"/>
    <w:rsid w:val="001A1069"/>
    <w:rsid w:val="001A1A72"/>
    <w:rsid w:val="001A3119"/>
    <w:rsid w:val="001A48D7"/>
    <w:rsid w:val="001A50B3"/>
    <w:rsid w:val="001A5232"/>
    <w:rsid w:val="001A570C"/>
    <w:rsid w:val="001A6786"/>
    <w:rsid w:val="001B3251"/>
    <w:rsid w:val="001B4E29"/>
    <w:rsid w:val="001B5C91"/>
    <w:rsid w:val="001C0607"/>
    <w:rsid w:val="001C07B1"/>
    <w:rsid w:val="001C206E"/>
    <w:rsid w:val="001C2F60"/>
    <w:rsid w:val="001C43CA"/>
    <w:rsid w:val="001C53A1"/>
    <w:rsid w:val="001C60FD"/>
    <w:rsid w:val="001C6DA5"/>
    <w:rsid w:val="001C724A"/>
    <w:rsid w:val="001D0A25"/>
    <w:rsid w:val="001D106A"/>
    <w:rsid w:val="001D216E"/>
    <w:rsid w:val="001D25CE"/>
    <w:rsid w:val="001E04E7"/>
    <w:rsid w:val="001E1BAC"/>
    <w:rsid w:val="001E293E"/>
    <w:rsid w:val="001E2CAC"/>
    <w:rsid w:val="001E317F"/>
    <w:rsid w:val="001E3E5F"/>
    <w:rsid w:val="001E5B5B"/>
    <w:rsid w:val="001E6B31"/>
    <w:rsid w:val="001E75A3"/>
    <w:rsid w:val="001F0F41"/>
    <w:rsid w:val="001F3616"/>
    <w:rsid w:val="001F3C70"/>
    <w:rsid w:val="001F4848"/>
    <w:rsid w:val="001F6819"/>
    <w:rsid w:val="001F68F3"/>
    <w:rsid w:val="001F6CE4"/>
    <w:rsid w:val="00201834"/>
    <w:rsid w:val="0020234B"/>
    <w:rsid w:val="00202E62"/>
    <w:rsid w:val="002041BB"/>
    <w:rsid w:val="00204517"/>
    <w:rsid w:val="00210D51"/>
    <w:rsid w:val="002119D7"/>
    <w:rsid w:val="00215951"/>
    <w:rsid w:val="0021620E"/>
    <w:rsid w:val="00216AA2"/>
    <w:rsid w:val="0021788A"/>
    <w:rsid w:val="00217E62"/>
    <w:rsid w:val="0022069A"/>
    <w:rsid w:val="00222CD5"/>
    <w:rsid w:val="00230DE2"/>
    <w:rsid w:val="00230F78"/>
    <w:rsid w:val="00232B23"/>
    <w:rsid w:val="002330CB"/>
    <w:rsid w:val="002333EC"/>
    <w:rsid w:val="002337B4"/>
    <w:rsid w:val="00234150"/>
    <w:rsid w:val="00234618"/>
    <w:rsid w:val="002347E8"/>
    <w:rsid w:val="00235606"/>
    <w:rsid w:val="00237669"/>
    <w:rsid w:val="00237F87"/>
    <w:rsid w:val="00240002"/>
    <w:rsid w:val="00242664"/>
    <w:rsid w:val="0024286F"/>
    <w:rsid w:val="00242FFD"/>
    <w:rsid w:val="00247D30"/>
    <w:rsid w:val="002534CB"/>
    <w:rsid w:val="002557A7"/>
    <w:rsid w:val="00260377"/>
    <w:rsid w:val="00260B44"/>
    <w:rsid w:val="00260FA3"/>
    <w:rsid w:val="0026143B"/>
    <w:rsid w:val="00265430"/>
    <w:rsid w:val="00265DCB"/>
    <w:rsid w:val="00265FB9"/>
    <w:rsid w:val="00267B51"/>
    <w:rsid w:val="0027024E"/>
    <w:rsid w:val="0027055A"/>
    <w:rsid w:val="00272FC4"/>
    <w:rsid w:val="0027352F"/>
    <w:rsid w:val="0027382B"/>
    <w:rsid w:val="00275069"/>
    <w:rsid w:val="00276697"/>
    <w:rsid w:val="00281C51"/>
    <w:rsid w:val="00283336"/>
    <w:rsid w:val="00285D0F"/>
    <w:rsid w:val="00285EBB"/>
    <w:rsid w:val="00287808"/>
    <w:rsid w:val="002878D2"/>
    <w:rsid w:val="00290CBE"/>
    <w:rsid w:val="00292897"/>
    <w:rsid w:val="00293031"/>
    <w:rsid w:val="002934FF"/>
    <w:rsid w:val="002937D1"/>
    <w:rsid w:val="00293DF0"/>
    <w:rsid w:val="00294766"/>
    <w:rsid w:val="002A1240"/>
    <w:rsid w:val="002A174C"/>
    <w:rsid w:val="002A5315"/>
    <w:rsid w:val="002A576D"/>
    <w:rsid w:val="002B05B1"/>
    <w:rsid w:val="002B1054"/>
    <w:rsid w:val="002B1869"/>
    <w:rsid w:val="002B38E9"/>
    <w:rsid w:val="002B47E3"/>
    <w:rsid w:val="002B5002"/>
    <w:rsid w:val="002B6757"/>
    <w:rsid w:val="002C1FFC"/>
    <w:rsid w:val="002C4BEA"/>
    <w:rsid w:val="002C50AF"/>
    <w:rsid w:val="002C6F8F"/>
    <w:rsid w:val="002D15C5"/>
    <w:rsid w:val="002D1B1E"/>
    <w:rsid w:val="002D2FCF"/>
    <w:rsid w:val="002D354F"/>
    <w:rsid w:val="002D69A9"/>
    <w:rsid w:val="002D7698"/>
    <w:rsid w:val="002E1794"/>
    <w:rsid w:val="002E27E9"/>
    <w:rsid w:val="002F18A8"/>
    <w:rsid w:val="002F260A"/>
    <w:rsid w:val="002F2C69"/>
    <w:rsid w:val="002F402B"/>
    <w:rsid w:val="002F415D"/>
    <w:rsid w:val="002F4CB1"/>
    <w:rsid w:val="002F4EED"/>
    <w:rsid w:val="002F6CA9"/>
    <w:rsid w:val="002F7F11"/>
    <w:rsid w:val="003006AA"/>
    <w:rsid w:val="00301E7D"/>
    <w:rsid w:val="00303819"/>
    <w:rsid w:val="00305EF0"/>
    <w:rsid w:val="00306EE5"/>
    <w:rsid w:val="003108A2"/>
    <w:rsid w:val="00311040"/>
    <w:rsid w:val="00312BA0"/>
    <w:rsid w:val="00313347"/>
    <w:rsid w:val="00313A2E"/>
    <w:rsid w:val="0031457C"/>
    <w:rsid w:val="0031692B"/>
    <w:rsid w:val="00323DC1"/>
    <w:rsid w:val="003240BC"/>
    <w:rsid w:val="00326946"/>
    <w:rsid w:val="00327011"/>
    <w:rsid w:val="00330377"/>
    <w:rsid w:val="0033177B"/>
    <w:rsid w:val="00333F64"/>
    <w:rsid w:val="003352A3"/>
    <w:rsid w:val="00335CC1"/>
    <w:rsid w:val="00335DBA"/>
    <w:rsid w:val="00336B88"/>
    <w:rsid w:val="003409BD"/>
    <w:rsid w:val="00340C88"/>
    <w:rsid w:val="00344F7A"/>
    <w:rsid w:val="003456D4"/>
    <w:rsid w:val="00346E63"/>
    <w:rsid w:val="0034729A"/>
    <w:rsid w:val="00347BB0"/>
    <w:rsid w:val="00350202"/>
    <w:rsid w:val="00350DB6"/>
    <w:rsid w:val="003516BC"/>
    <w:rsid w:val="00352C0B"/>
    <w:rsid w:val="00355115"/>
    <w:rsid w:val="003552EC"/>
    <w:rsid w:val="003573C8"/>
    <w:rsid w:val="0036186E"/>
    <w:rsid w:val="00361ADE"/>
    <w:rsid w:val="003641E1"/>
    <w:rsid w:val="00365CFB"/>
    <w:rsid w:val="0036636E"/>
    <w:rsid w:val="00366740"/>
    <w:rsid w:val="003733A8"/>
    <w:rsid w:val="00373FFC"/>
    <w:rsid w:val="0037453C"/>
    <w:rsid w:val="00376680"/>
    <w:rsid w:val="00380555"/>
    <w:rsid w:val="00381F88"/>
    <w:rsid w:val="00383968"/>
    <w:rsid w:val="003845DA"/>
    <w:rsid w:val="00384953"/>
    <w:rsid w:val="003850C7"/>
    <w:rsid w:val="00385631"/>
    <w:rsid w:val="00386B9D"/>
    <w:rsid w:val="0038793A"/>
    <w:rsid w:val="00387B4E"/>
    <w:rsid w:val="00392C1D"/>
    <w:rsid w:val="00393F61"/>
    <w:rsid w:val="0039502A"/>
    <w:rsid w:val="0039543E"/>
    <w:rsid w:val="00396B0E"/>
    <w:rsid w:val="00396F99"/>
    <w:rsid w:val="003979CB"/>
    <w:rsid w:val="003A0BCF"/>
    <w:rsid w:val="003A244D"/>
    <w:rsid w:val="003A5DDB"/>
    <w:rsid w:val="003A5F48"/>
    <w:rsid w:val="003A71C3"/>
    <w:rsid w:val="003B0BDC"/>
    <w:rsid w:val="003B254F"/>
    <w:rsid w:val="003B2C4D"/>
    <w:rsid w:val="003B36CE"/>
    <w:rsid w:val="003B39B5"/>
    <w:rsid w:val="003B66E6"/>
    <w:rsid w:val="003B737F"/>
    <w:rsid w:val="003B7862"/>
    <w:rsid w:val="003C1870"/>
    <w:rsid w:val="003C2AE6"/>
    <w:rsid w:val="003C33E6"/>
    <w:rsid w:val="003C4530"/>
    <w:rsid w:val="003C5E2F"/>
    <w:rsid w:val="003C5EC5"/>
    <w:rsid w:val="003D0020"/>
    <w:rsid w:val="003D11DE"/>
    <w:rsid w:val="003D2D28"/>
    <w:rsid w:val="003D31FC"/>
    <w:rsid w:val="003D4E8F"/>
    <w:rsid w:val="003D4EEF"/>
    <w:rsid w:val="003D6FF4"/>
    <w:rsid w:val="003E48F3"/>
    <w:rsid w:val="003E4A27"/>
    <w:rsid w:val="003E6E8F"/>
    <w:rsid w:val="003E7053"/>
    <w:rsid w:val="003F0E01"/>
    <w:rsid w:val="003F2E40"/>
    <w:rsid w:val="003F3192"/>
    <w:rsid w:val="003F5458"/>
    <w:rsid w:val="003F5B61"/>
    <w:rsid w:val="003F7428"/>
    <w:rsid w:val="0040083A"/>
    <w:rsid w:val="00402197"/>
    <w:rsid w:val="00407BA4"/>
    <w:rsid w:val="00407BB1"/>
    <w:rsid w:val="00411FB7"/>
    <w:rsid w:val="0041278C"/>
    <w:rsid w:val="00412F02"/>
    <w:rsid w:val="00414003"/>
    <w:rsid w:val="0041443B"/>
    <w:rsid w:val="00414A86"/>
    <w:rsid w:val="00415AEF"/>
    <w:rsid w:val="00416568"/>
    <w:rsid w:val="00416705"/>
    <w:rsid w:val="0041780C"/>
    <w:rsid w:val="00422BB1"/>
    <w:rsid w:val="00422C92"/>
    <w:rsid w:val="00422D17"/>
    <w:rsid w:val="004230D4"/>
    <w:rsid w:val="004234FB"/>
    <w:rsid w:val="00423D6C"/>
    <w:rsid w:val="004252B6"/>
    <w:rsid w:val="00430A5D"/>
    <w:rsid w:val="00433C8B"/>
    <w:rsid w:val="00434030"/>
    <w:rsid w:val="004340F8"/>
    <w:rsid w:val="00434CED"/>
    <w:rsid w:val="0043528E"/>
    <w:rsid w:val="00435AB5"/>
    <w:rsid w:val="00436DAC"/>
    <w:rsid w:val="004408D9"/>
    <w:rsid w:val="00441A1C"/>
    <w:rsid w:val="004428C6"/>
    <w:rsid w:val="00442CA1"/>
    <w:rsid w:val="0044312C"/>
    <w:rsid w:val="00443681"/>
    <w:rsid w:val="004477D5"/>
    <w:rsid w:val="00450796"/>
    <w:rsid w:val="00451262"/>
    <w:rsid w:val="00451681"/>
    <w:rsid w:val="00453093"/>
    <w:rsid w:val="004532DA"/>
    <w:rsid w:val="00453B66"/>
    <w:rsid w:val="00454C63"/>
    <w:rsid w:val="0045555D"/>
    <w:rsid w:val="00460C83"/>
    <w:rsid w:val="00460FFE"/>
    <w:rsid w:val="004613D5"/>
    <w:rsid w:val="004620BF"/>
    <w:rsid w:val="00462144"/>
    <w:rsid w:val="004633E6"/>
    <w:rsid w:val="004658AE"/>
    <w:rsid w:val="00465AAC"/>
    <w:rsid w:val="004667DC"/>
    <w:rsid w:val="00467342"/>
    <w:rsid w:val="00472B26"/>
    <w:rsid w:val="004731DD"/>
    <w:rsid w:val="00475038"/>
    <w:rsid w:val="004768AA"/>
    <w:rsid w:val="00480021"/>
    <w:rsid w:val="004801F7"/>
    <w:rsid w:val="00480A88"/>
    <w:rsid w:val="00482C10"/>
    <w:rsid w:val="00483929"/>
    <w:rsid w:val="00483A53"/>
    <w:rsid w:val="004847C8"/>
    <w:rsid w:val="004849E1"/>
    <w:rsid w:val="00486049"/>
    <w:rsid w:val="00486BBF"/>
    <w:rsid w:val="00491CCE"/>
    <w:rsid w:val="00492610"/>
    <w:rsid w:val="004930E6"/>
    <w:rsid w:val="00493BC1"/>
    <w:rsid w:val="00493D36"/>
    <w:rsid w:val="004941D0"/>
    <w:rsid w:val="00495ED9"/>
    <w:rsid w:val="004977EC"/>
    <w:rsid w:val="004A072D"/>
    <w:rsid w:val="004A0CB4"/>
    <w:rsid w:val="004A24AE"/>
    <w:rsid w:val="004A43A1"/>
    <w:rsid w:val="004A4AE4"/>
    <w:rsid w:val="004A502B"/>
    <w:rsid w:val="004A52AD"/>
    <w:rsid w:val="004A59B5"/>
    <w:rsid w:val="004A724B"/>
    <w:rsid w:val="004B0C92"/>
    <w:rsid w:val="004B3280"/>
    <w:rsid w:val="004B332B"/>
    <w:rsid w:val="004B34F0"/>
    <w:rsid w:val="004B59C2"/>
    <w:rsid w:val="004B7A44"/>
    <w:rsid w:val="004C0363"/>
    <w:rsid w:val="004C07AC"/>
    <w:rsid w:val="004C108D"/>
    <w:rsid w:val="004C1C62"/>
    <w:rsid w:val="004C2816"/>
    <w:rsid w:val="004C2EF7"/>
    <w:rsid w:val="004C347E"/>
    <w:rsid w:val="004C567C"/>
    <w:rsid w:val="004C6034"/>
    <w:rsid w:val="004C7ED7"/>
    <w:rsid w:val="004D1188"/>
    <w:rsid w:val="004D2A29"/>
    <w:rsid w:val="004D32D5"/>
    <w:rsid w:val="004D3614"/>
    <w:rsid w:val="004D5CFA"/>
    <w:rsid w:val="004D5F90"/>
    <w:rsid w:val="004D6565"/>
    <w:rsid w:val="004D6D52"/>
    <w:rsid w:val="004D7375"/>
    <w:rsid w:val="004D7E9B"/>
    <w:rsid w:val="004D7FAA"/>
    <w:rsid w:val="004E11A0"/>
    <w:rsid w:val="004E18ED"/>
    <w:rsid w:val="004E4FC8"/>
    <w:rsid w:val="004E5212"/>
    <w:rsid w:val="004E597A"/>
    <w:rsid w:val="004E599E"/>
    <w:rsid w:val="004E716E"/>
    <w:rsid w:val="004E78BF"/>
    <w:rsid w:val="004E7DEA"/>
    <w:rsid w:val="004F2354"/>
    <w:rsid w:val="004F3D08"/>
    <w:rsid w:val="004F492F"/>
    <w:rsid w:val="004F6044"/>
    <w:rsid w:val="004F7C2B"/>
    <w:rsid w:val="00500740"/>
    <w:rsid w:val="00500B43"/>
    <w:rsid w:val="00500D37"/>
    <w:rsid w:val="00503822"/>
    <w:rsid w:val="00503B37"/>
    <w:rsid w:val="0050427F"/>
    <w:rsid w:val="00505C27"/>
    <w:rsid w:val="00511A84"/>
    <w:rsid w:val="00514035"/>
    <w:rsid w:val="00515ABE"/>
    <w:rsid w:val="005168D9"/>
    <w:rsid w:val="00517481"/>
    <w:rsid w:val="00517593"/>
    <w:rsid w:val="00517F1F"/>
    <w:rsid w:val="005226D4"/>
    <w:rsid w:val="005239EF"/>
    <w:rsid w:val="00527E4B"/>
    <w:rsid w:val="00531F06"/>
    <w:rsid w:val="00532769"/>
    <w:rsid w:val="00533A91"/>
    <w:rsid w:val="005355FA"/>
    <w:rsid w:val="00537B2A"/>
    <w:rsid w:val="005415C1"/>
    <w:rsid w:val="00541E49"/>
    <w:rsid w:val="00542EB3"/>
    <w:rsid w:val="00545A24"/>
    <w:rsid w:val="00550252"/>
    <w:rsid w:val="00550D2F"/>
    <w:rsid w:val="005519F1"/>
    <w:rsid w:val="00555AD9"/>
    <w:rsid w:val="00555EC5"/>
    <w:rsid w:val="00562031"/>
    <w:rsid w:val="005623CD"/>
    <w:rsid w:val="00564725"/>
    <w:rsid w:val="00564732"/>
    <w:rsid w:val="00565892"/>
    <w:rsid w:val="005708C8"/>
    <w:rsid w:val="00570D81"/>
    <w:rsid w:val="005710E7"/>
    <w:rsid w:val="005737BD"/>
    <w:rsid w:val="005745D7"/>
    <w:rsid w:val="005820D5"/>
    <w:rsid w:val="0058353C"/>
    <w:rsid w:val="00583A3E"/>
    <w:rsid w:val="00583D57"/>
    <w:rsid w:val="00585113"/>
    <w:rsid w:val="005908BC"/>
    <w:rsid w:val="0059396F"/>
    <w:rsid w:val="00593F49"/>
    <w:rsid w:val="00596BB3"/>
    <w:rsid w:val="005A30AA"/>
    <w:rsid w:val="005A3F2F"/>
    <w:rsid w:val="005A4D32"/>
    <w:rsid w:val="005A5D2E"/>
    <w:rsid w:val="005A63B1"/>
    <w:rsid w:val="005A687F"/>
    <w:rsid w:val="005A75F4"/>
    <w:rsid w:val="005B01FB"/>
    <w:rsid w:val="005B5203"/>
    <w:rsid w:val="005B6A6C"/>
    <w:rsid w:val="005B7B9A"/>
    <w:rsid w:val="005C0F2C"/>
    <w:rsid w:val="005C1E68"/>
    <w:rsid w:val="005C3C13"/>
    <w:rsid w:val="005C408B"/>
    <w:rsid w:val="005C68CA"/>
    <w:rsid w:val="005C700F"/>
    <w:rsid w:val="005D0DBA"/>
    <w:rsid w:val="005D564C"/>
    <w:rsid w:val="005D7735"/>
    <w:rsid w:val="005D781F"/>
    <w:rsid w:val="005D7DEA"/>
    <w:rsid w:val="005E1300"/>
    <w:rsid w:val="005E37B3"/>
    <w:rsid w:val="005E582A"/>
    <w:rsid w:val="005E5DAB"/>
    <w:rsid w:val="005F0877"/>
    <w:rsid w:val="005F16C6"/>
    <w:rsid w:val="005F216B"/>
    <w:rsid w:val="005F3050"/>
    <w:rsid w:val="005F3674"/>
    <w:rsid w:val="005F4F19"/>
    <w:rsid w:val="005F55BE"/>
    <w:rsid w:val="005F5D6F"/>
    <w:rsid w:val="005F6BB0"/>
    <w:rsid w:val="005F7B60"/>
    <w:rsid w:val="006013EB"/>
    <w:rsid w:val="006029C2"/>
    <w:rsid w:val="00611389"/>
    <w:rsid w:val="00611808"/>
    <w:rsid w:val="00611964"/>
    <w:rsid w:val="0061609B"/>
    <w:rsid w:val="0061772A"/>
    <w:rsid w:val="0062090B"/>
    <w:rsid w:val="0062093D"/>
    <w:rsid w:val="00621580"/>
    <w:rsid w:val="006218D2"/>
    <w:rsid w:val="00625BEA"/>
    <w:rsid w:val="00626668"/>
    <w:rsid w:val="0062725A"/>
    <w:rsid w:val="00627790"/>
    <w:rsid w:val="006318CA"/>
    <w:rsid w:val="00631986"/>
    <w:rsid w:val="00631C26"/>
    <w:rsid w:val="00631DD2"/>
    <w:rsid w:val="00631E5C"/>
    <w:rsid w:val="00634491"/>
    <w:rsid w:val="00634FAE"/>
    <w:rsid w:val="00642A0B"/>
    <w:rsid w:val="00643427"/>
    <w:rsid w:val="0064382B"/>
    <w:rsid w:val="006447DD"/>
    <w:rsid w:val="00647F7E"/>
    <w:rsid w:val="00651521"/>
    <w:rsid w:val="00653E56"/>
    <w:rsid w:val="0065456F"/>
    <w:rsid w:val="00654922"/>
    <w:rsid w:val="00654B87"/>
    <w:rsid w:val="006555F6"/>
    <w:rsid w:val="0065561F"/>
    <w:rsid w:val="006556F3"/>
    <w:rsid w:val="00655955"/>
    <w:rsid w:val="00655EF5"/>
    <w:rsid w:val="00656706"/>
    <w:rsid w:val="006575A3"/>
    <w:rsid w:val="00662345"/>
    <w:rsid w:val="006627DC"/>
    <w:rsid w:val="00665521"/>
    <w:rsid w:val="00665614"/>
    <w:rsid w:val="00665865"/>
    <w:rsid w:val="00665882"/>
    <w:rsid w:val="006669F0"/>
    <w:rsid w:val="006720BF"/>
    <w:rsid w:val="00672C51"/>
    <w:rsid w:val="00673520"/>
    <w:rsid w:val="00673917"/>
    <w:rsid w:val="00675A90"/>
    <w:rsid w:val="00675E6F"/>
    <w:rsid w:val="00677C46"/>
    <w:rsid w:val="00677FC1"/>
    <w:rsid w:val="0068137A"/>
    <w:rsid w:val="00681386"/>
    <w:rsid w:val="00681976"/>
    <w:rsid w:val="00682016"/>
    <w:rsid w:val="00682CCB"/>
    <w:rsid w:val="006834CC"/>
    <w:rsid w:val="006847E7"/>
    <w:rsid w:val="0068664D"/>
    <w:rsid w:val="006908B5"/>
    <w:rsid w:val="006913DF"/>
    <w:rsid w:val="0069399C"/>
    <w:rsid w:val="006A01AE"/>
    <w:rsid w:val="006A2921"/>
    <w:rsid w:val="006A53DD"/>
    <w:rsid w:val="006B2763"/>
    <w:rsid w:val="006B2A47"/>
    <w:rsid w:val="006B2F7F"/>
    <w:rsid w:val="006B399D"/>
    <w:rsid w:val="006B5042"/>
    <w:rsid w:val="006B76C2"/>
    <w:rsid w:val="006C0228"/>
    <w:rsid w:val="006C082A"/>
    <w:rsid w:val="006C3B0A"/>
    <w:rsid w:val="006C462E"/>
    <w:rsid w:val="006C7259"/>
    <w:rsid w:val="006D0796"/>
    <w:rsid w:val="006D23AF"/>
    <w:rsid w:val="006D245E"/>
    <w:rsid w:val="006D2A8C"/>
    <w:rsid w:val="006D31A7"/>
    <w:rsid w:val="006D4D1B"/>
    <w:rsid w:val="006D5F77"/>
    <w:rsid w:val="006D7225"/>
    <w:rsid w:val="006E0253"/>
    <w:rsid w:val="006E0287"/>
    <w:rsid w:val="006E09B0"/>
    <w:rsid w:val="006E1EA7"/>
    <w:rsid w:val="006E236D"/>
    <w:rsid w:val="006E239A"/>
    <w:rsid w:val="006E2F84"/>
    <w:rsid w:val="006E3794"/>
    <w:rsid w:val="006E3BAF"/>
    <w:rsid w:val="006E4060"/>
    <w:rsid w:val="006E736B"/>
    <w:rsid w:val="006F1AA5"/>
    <w:rsid w:val="006F1F33"/>
    <w:rsid w:val="006F7B2C"/>
    <w:rsid w:val="00702A3C"/>
    <w:rsid w:val="0070520B"/>
    <w:rsid w:val="00707F06"/>
    <w:rsid w:val="00712177"/>
    <w:rsid w:val="00713BFB"/>
    <w:rsid w:val="00716CC2"/>
    <w:rsid w:val="00716CC9"/>
    <w:rsid w:val="007227EB"/>
    <w:rsid w:val="007239F6"/>
    <w:rsid w:val="00723A7A"/>
    <w:rsid w:val="00723B93"/>
    <w:rsid w:val="0072428C"/>
    <w:rsid w:val="00725347"/>
    <w:rsid w:val="00725FC2"/>
    <w:rsid w:val="007302E6"/>
    <w:rsid w:val="00730EEC"/>
    <w:rsid w:val="00734AD3"/>
    <w:rsid w:val="00736CD9"/>
    <w:rsid w:val="00736D6C"/>
    <w:rsid w:val="00737917"/>
    <w:rsid w:val="007412D2"/>
    <w:rsid w:val="0074200B"/>
    <w:rsid w:val="00742ACC"/>
    <w:rsid w:val="00745C05"/>
    <w:rsid w:val="00746228"/>
    <w:rsid w:val="00753923"/>
    <w:rsid w:val="00753F62"/>
    <w:rsid w:val="0075402C"/>
    <w:rsid w:val="0075485C"/>
    <w:rsid w:val="00754DD5"/>
    <w:rsid w:val="007555E3"/>
    <w:rsid w:val="00757444"/>
    <w:rsid w:val="00757C49"/>
    <w:rsid w:val="00757EA4"/>
    <w:rsid w:val="00760AE7"/>
    <w:rsid w:val="0076162D"/>
    <w:rsid w:val="00764E95"/>
    <w:rsid w:val="00765C1E"/>
    <w:rsid w:val="007701C0"/>
    <w:rsid w:val="00770242"/>
    <w:rsid w:val="007705A9"/>
    <w:rsid w:val="00770C2F"/>
    <w:rsid w:val="00772EA2"/>
    <w:rsid w:val="00774164"/>
    <w:rsid w:val="007759DC"/>
    <w:rsid w:val="00776962"/>
    <w:rsid w:val="0078205D"/>
    <w:rsid w:val="00782355"/>
    <w:rsid w:val="00782C22"/>
    <w:rsid w:val="00783E2B"/>
    <w:rsid w:val="00791F7B"/>
    <w:rsid w:val="007943A8"/>
    <w:rsid w:val="00794B25"/>
    <w:rsid w:val="0079706C"/>
    <w:rsid w:val="007A0F33"/>
    <w:rsid w:val="007A2190"/>
    <w:rsid w:val="007A2B0C"/>
    <w:rsid w:val="007A3540"/>
    <w:rsid w:val="007A3948"/>
    <w:rsid w:val="007A3E4A"/>
    <w:rsid w:val="007A4A13"/>
    <w:rsid w:val="007A4F5F"/>
    <w:rsid w:val="007A5BF9"/>
    <w:rsid w:val="007A67AA"/>
    <w:rsid w:val="007A730E"/>
    <w:rsid w:val="007B0254"/>
    <w:rsid w:val="007B2653"/>
    <w:rsid w:val="007B27A3"/>
    <w:rsid w:val="007B2D8F"/>
    <w:rsid w:val="007B2F05"/>
    <w:rsid w:val="007B7CAB"/>
    <w:rsid w:val="007C05E2"/>
    <w:rsid w:val="007C1B2A"/>
    <w:rsid w:val="007C2BC8"/>
    <w:rsid w:val="007C32CA"/>
    <w:rsid w:val="007C39B1"/>
    <w:rsid w:val="007C3CF6"/>
    <w:rsid w:val="007C627D"/>
    <w:rsid w:val="007C62F1"/>
    <w:rsid w:val="007D071E"/>
    <w:rsid w:val="007D09EF"/>
    <w:rsid w:val="007D2FD2"/>
    <w:rsid w:val="007D5C16"/>
    <w:rsid w:val="007D5E25"/>
    <w:rsid w:val="007D67EA"/>
    <w:rsid w:val="007D709E"/>
    <w:rsid w:val="007E290F"/>
    <w:rsid w:val="007E2E1D"/>
    <w:rsid w:val="007E4934"/>
    <w:rsid w:val="007E576F"/>
    <w:rsid w:val="007F1709"/>
    <w:rsid w:val="007F224F"/>
    <w:rsid w:val="007F3AA7"/>
    <w:rsid w:val="007F4FF2"/>
    <w:rsid w:val="007F6915"/>
    <w:rsid w:val="008004A1"/>
    <w:rsid w:val="008007A5"/>
    <w:rsid w:val="00800916"/>
    <w:rsid w:val="008048E4"/>
    <w:rsid w:val="00805AD4"/>
    <w:rsid w:val="008068C2"/>
    <w:rsid w:val="00810128"/>
    <w:rsid w:val="00813381"/>
    <w:rsid w:val="00813931"/>
    <w:rsid w:val="0081504E"/>
    <w:rsid w:val="0081686E"/>
    <w:rsid w:val="00817605"/>
    <w:rsid w:val="00817F97"/>
    <w:rsid w:val="008217C7"/>
    <w:rsid w:val="00821F25"/>
    <w:rsid w:val="008224AB"/>
    <w:rsid w:val="0082359E"/>
    <w:rsid w:val="0082430F"/>
    <w:rsid w:val="00826229"/>
    <w:rsid w:val="008301B6"/>
    <w:rsid w:val="00830CA0"/>
    <w:rsid w:val="00833A04"/>
    <w:rsid w:val="0083431C"/>
    <w:rsid w:val="00834D0D"/>
    <w:rsid w:val="00835371"/>
    <w:rsid w:val="0083600E"/>
    <w:rsid w:val="00836CCF"/>
    <w:rsid w:val="00837F27"/>
    <w:rsid w:val="00840781"/>
    <w:rsid w:val="0084304C"/>
    <w:rsid w:val="00846E91"/>
    <w:rsid w:val="008474DF"/>
    <w:rsid w:val="00847E09"/>
    <w:rsid w:val="00850F64"/>
    <w:rsid w:val="00851861"/>
    <w:rsid w:val="008561B2"/>
    <w:rsid w:val="00857B9E"/>
    <w:rsid w:val="0086276F"/>
    <w:rsid w:val="008642D4"/>
    <w:rsid w:val="008650AA"/>
    <w:rsid w:val="008665CF"/>
    <w:rsid w:val="00867A4F"/>
    <w:rsid w:val="0087110D"/>
    <w:rsid w:val="00873CEB"/>
    <w:rsid w:val="008749E0"/>
    <w:rsid w:val="0087665D"/>
    <w:rsid w:val="00881483"/>
    <w:rsid w:val="00881FB1"/>
    <w:rsid w:val="008820FA"/>
    <w:rsid w:val="00882B77"/>
    <w:rsid w:val="00882EA5"/>
    <w:rsid w:val="0088369E"/>
    <w:rsid w:val="0088595C"/>
    <w:rsid w:val="00886D60"/>
    <w:rsid w:val="008870C5"/>
    <w:rsid w:val="00887D03"/>
    <w:rsid w:val="008919A7"/>
    <w:rsid w:val="0089217D"/>
    <w:rsid w:val="00892B86"/>
    <w:rsid w:val="008953FB"/>
    <w:rsid w:val="008957DA"/>
    <w:rsid w:val="0089593D"/>
    <w:rsid w:val="00895F1A"/>
    <w:rsid w:val="008A0AD8"/>
    <w:rsid w:val="008A2B2E"/>
    <w:rsid w:val="008A33D2"/>
    <w:rsid w:val="008A3D27"/>
    <w:rsid w:val="008A48E3"/>
    <w:rsid w:val="008A59C1"/>
    <w:rsid w:val="008B0DF0"/>
    <w:rsid w:val="008B2E2D"/>
    <w:rsid w:val="008B5C74"/>
    <w:rsid w:val="008C1947"/>
    <w:rsid w:val="008C31BC"/>
    <w:rsid w:val="008C43C3"/>
    <w:rsid w:val="008C4604"/>
    <w:rsid w:val="008C5990"/>
    <w:rsid w:val="008C63AE"/>
    <w:rsid w:val="008C7F7A"/>
    <w:rsid w:val="008D0C0D"/>
    <w:rsid w:val="008D1420"/>
    <w:rsid w:val="008D241B"/>
    <w:rsid w:val="008D4BCA"/>
    <w:rsid w:val="008D5929"/>
    <w:rsid w:val="008D6660"/>
    <w:rsid w:val="008D6C68"/>
    <w:rsid w:val="008D79B2"/>
    <w:rsid w:val="008E0215"/>
    <w:rsid w:val="008E3CB4"/>
    <w:rsid w:val="008E5DDA"/>
    <w:rsid w:val="008E6509"/>
    <w:rsid w:val="008E6FA8"/>
    <w:rsid w:val="008F07B1"/>
    <w:rsid w:val="008F1781"/>
    <w:rsid w:val="008F7DDA"/>
    <w:rsid w:val="00900FBF"/>
    <w:rsid w:val="00901695"/>
    <w:rsid w:val="00902AB5"/>
    <w:rsid w:val="00904D55"/>
    <w:rsid w:val="0090629F"/>
    <w:rsid w:val="0091111F"/>
    <w:rsid w:val="00912F77"/>
    <w:rsid w:val="00913829"/>
    <w:rsid w:val="009144D4"/>
    <w:rsid w:val="00915A68"/>
    <w:rsid w:val="00915FD1"/>
    <w:rsid w:val="009162C0"/>
    <w:rsid w:val="00917A94"/>
    <w:rsid w:val="00917AF9"/>
    <w:rsid w:val="00917F39"/>
    <w:rsid w:val="00922B85"/>
    <w:rsid w:val="00922CDB"/>
    <w:rsid w:val="00927BD6"/>
    <w:rsid w:val="00930BAD"/>
    <w:rsid w:val="0093176B"/>
    <w:rsid w:val="00931C0D"/>
    <w:rsid w:val="00932C6B"/>
    <w:rsid w:val="00933C08"/>
    <w:rsid w:val="00934B5A"/>
    <w:rsid w:val="00937A1D"/>
    <w:rsid w:val="00940F0F"/>
    <w:rsid w:val="009438FA"/>
    <w:rsid w:val="00944164"/>
    <w:rsid w:val="00951CA3"/>
    <w:rsid w:val="00952028"/>
    <w:rsid w:val="00952970"/>
    <w:rsid w:val="009539E1"/>
    <w:rsid w:val="00953AC6"/>
    <w:rsid w:val="00954A0B"/>
    <w:rsid w:val="009555B8"/>
    <w:rsid w:val="00956450"/>
    <w:rsid w:val="00960C28"/>
    <w:rsid w:val="00961BDE"/>
    <w:rsid w:val="00962858"/>
    <w:rsid w:val="00962DB7"/>
    <w:rsid w:val="00967A18"/>
    <w:rsid w:val="00967A87"/>
    <w:rsid w:val="00967BE4"/>
    <w:rsid w:val="00970EE8"/>
    <w:rsid w:val="00971690"/>
    <w:rsid w:val="00972429"/>
    <w:rsid w:val="00973431"/>
    <w:rsid w:val="009748EC"/>
    <w:rsid w:val="00974A61"/>
    <w:rsid w:val="00976B33"/>
    <w:rsid w:val="00976FB5"/>
    <w:rsid w:val="009801CE"/>
    <w:rsid w:val="009805A2"/>
    <w:rsid w:val="00980C0C"/>
    <w:rsid w:val="00980EB2"/>
    <w:rsid w:val="00982067"/>
    <w:rsid w:val="00982D10"/>
    <w:rsid w:val="00984B47"/>
    <w:rsid w:val="009852C6"/>
    <w:rsid w:val="00985B28"/>
    <w:rsid w:val="009863AA"/>
    <w:rsid w:val="009877FE"/>
    <w:rsid w:val="00990934"/>
    <w:rsid w:val="009926F2"/>
    <w:rsid w:val="00993268"/>
    <w:rsid w:val="0099511C"/>
    <w:rsid w:val="009956EE"/>
    <w:rsid w:val="00995B81"/>
    <w:rsid w:val="0099629F"/>
    <w:rsid w:val="009A18ED"/>
    <w:rsid w:val="009A476B"/>
    <w:rsid w:val="009A6F49"/>
    <w:rsid w:val="009A7C3A"/>
    <w:rsid w:val="009B054E"/>
    <w:rsid w:val="009B0A6B"/>
    <w:rsid w:val="009B54C8"/>
    <w:rsid w:val="009B79BC"/>
    <w:rsid w:val="009C1795"/>
    <w:rsid w:val="009D2D94"/>
    <w:rsid w:val="009D2DE2"/>
    <w:rsid w:val="009D4171"/>
    <w:rsid w:val="009D44B2"/>
    <w:rsid w:val="009D4F73"/>
    <w:rsid w:val="009D5869"/>
    <w:rsid w:val="009D5903"/>
    <w:rsid w:val="009D73CE"/>
    <w:rsid w:val="009D7721"/>
    <w:rsid w:val="009D7CCC"/>
    <w:rsid w:val="009E1E0B"/>
    <w:rsid w:val="009E206C"/>
    <w:rsid w:val="009E2AD6"/>
    <w:rsid w:val="009F166E"/>
    <w:rsid w:val="009F2AD8"/>
    <w:rsid w:val="009F2E3A"/>
    <w:rsid w:val="009F40DC"/>
    <w:rsid w:val="009F5BB6"/>
    <w:rsid w:val="009F789E"/>
    <w:rsid w:val="00A018AF"/>
    <w:rsid w:val="00A0361E"/>
    <w:rsid w:val="00A03A73"/>
    <w:rsid w:val="00A05C41"/>
    <w:rsid w:val="00A10FB6"/>
    <w:rsid w:val="00A11271"/>
    <w:rsid w:val="00A112B5"/>
    <w:rsid w:val="00A125E9"/>
    <w:rsid w:val="00A12802"/>
    <w:rsid w:val="00A13167"/>
    <w:rsid w:val="00A15172"/>
    <w:rsid w:val="00A16C85"/>
    <w:rsid w:val="00A225C2"/>
    <w:rsid w:val="00A232AD"/>
    <w:rsid w:val="00A234AA"/>
    <w:rsid w:val="00A23E7E"/>
    <w:rsid w:val="00A2476C"/>
    <w:rsid w:val="00A268EE"/>
    <w:rsid w:val="00A276DD"/>
    <w:rsid w:val="00A27914"/>
    <w:rsid w:val="00A27C45"/>
    <w:rsid w:val="00A27F76"/>
    <w:rsid w:val="00A30F39"/>
    <w:rsid w:val="00A3173C"/>
    <w:rsid w:val="00A34097"/>
    <w:rsid w:val="00A35A8B"/>
    <w:rsid w:val="00A363E9"/>
    <w:rsid w:val="00A36B81"/>
    <w:rsid w:val="00A37816"/>
    <w:rsid w:val="00A414F8"/>
    <w:rsid w:val="00A417B3"/>
    <w:rsid w:val="00A41A2E"/>
    <w:rsid w:val="00A4332C"/>
    <w:rsid w:val="00A43750"/>
    <w:rsid w:val="00A43A26"/>
    <w:rsid w:val="00A448BE"/>
    <w:rsid w:val="00A455F6"/>
    <w:rsid w:val="00A46AC0"/>
    <w:rsid w:val="00A46DEF"/>
    <w:rsid w:val="00A50128"/>
    <w:rsid w:val="00A50FA9"/>
    <w:rsid w:val="00A52E4D"/>
    <w:rsid w:val="00A547AE"/>
    <w:rsid w:val="00A549A0"/>
    <w:rsid w:val="00A55507"/>
    <w:rsid w:val="00A610AD"/>
    <w:rsid w:val="00A62571"/>
    <w:rsid w:val="00A627E8"/>
    <w:rsid w:val="00A62C43"/>
    <w:rsid w:val="00A63572"/>
    <w:rsid w:val="00A66DBB"/>
    <w:rsid w:val="00A67333"/>
    <w:rsid w:val="00A6756F"/>
    <w:rsid w:val="00A70B92"/>
    <w:rsid w:val="00A72478"/>
    <w:rsid w:val="00A73D8B"/>
    <w:rsid w:val="00A7439E"/>
    <w:rsid w:val="00A7614D"/>
    <w:rsid w:val="00A778F5"/>
    <w:rsid w:val="00A77D09"/>
    <w:rsid w:val="00A80C66"/>
    <w:rsid w:val="00A81651"/>
    <w:rsid w:val="00A8217A"/>
    <w:rsid w:val="00A839AC"/>
    <w:rsid w:val="00A8402C"/>
    <w:rsid w:val="00A85915"/>
    <w:rsid w:val="00A8739E"/>
    <w:rsid w:val="00A877D8"/>
    <w:rsid w:val="00A87CEB"/>
    <w:rsid w:val="00A9032C"/>
    <w:rsid w:val="00A913F8"/>
    <w:rsid w:val="00A922D3"/>
    <w:rsid w:val="00A927BE"/>
    <w:rsid w:val="00A92AA6"/>
    <w:rsid w:val="00A943C4"/>
    <w:rsid w:val="00A954BB"/>
    <w:rsid w:val="00A959D1"/>
    <w:rsid w:val="00A9675F"/>
    <w:rsid w:val="00A9708A"/>
    <w:rsid w:val="00A970B9"/>
    <w:rsid w:val="00A9796E"/>
    <w:rsid w:val="00AA1CF3"/>
    <w:rsid w:val="00AA2379"/>
    <w:rsid w:val="00AA30B0"/>
    <w:rsid w:val="00AB0534"/>
    <w:rsid w:val="00AB1AA5"/>
    <w:rsid w:val="00AB33E0"/>
    <w:rsid w:val="00AB3E1C"/>
    <w:rsid w:val="00AB6095"/>
    <w:rsid w:val="00AC074D"/>
    <w:rsid w:val="00AC1751"/>
    <w:rsid w:val="00AC1ED9"/>
    <w:rsid w:val="00AC2E1E"/>
    <w:rsid w:val="00AC3087"/>
    <w:rsid w:val="00AC46B1"/>
    <w:rsid w:val="00AC4E6A"/>
    <w:rsid w:val="00AD1A3A"/>
    <w:rsid w:val="00AD2D4E"/>
    <w:rsid w:val="00AD72D7"/>
    <w:rsid w:val="00AE24AF"/>
    <w:rsid w:val="00AE281C"/>
    <w:rsid w:val="00AE2A48"/>
    <w:rsid w:val="00AE2A55"/>
    <w:rsid w:val="00AE4C8E"/>
    <w:rsid w:val="00AE4F89"/>
    <w:rsid w:val="00AE5369"/>
    <w:rsid w:val="00AE5678"/>
    <w:rsid w:val="00AF07F0"/>
    <w:rsid w:val="00AF12B0"/>
    <w:rsid w:val="00AF1BAB"/>
    <w:rsid w:val="00AF25D3"/>
    <w:rsid w:val="00AF279E"/>
    <w:rsid w:val="00AF2959"/>
    <w:rsid w:val="00AF2B73"/>
    <w:rsid w:val="00AF350C"/>
    <w:rsid w:val="00AF6040"/>
    <w:rsid w:val="00AF65A2"/>
    <w:rsid w:val="00B04181"/>
    <w:rsid w:val="00B052AE"/>
    <w:rsid w:val="00B06E3E"/>
    <w:rsid w:val="00B1005B"/>
    <w:rsid w:val="00B105FB"/>
    <w:rsid w:val="00B1075C"/>
    <w:rsid w:val="00B1121B"/>
    <w:rsid w:val="00B144A3"/>
    <w:rsid w:val="00B1671D"/>
    <w:rsid w:val="00B169FC"/>
    <w:rsid w:val="00B17E9D"/>
    <w:rsid w:val="00B218DE"/>
    <w:rsid w:val="00B22726"/>
    <w:rsid w:val="00B2323F"/>
    <w:rsid w:val="00B245B1"/>
    <w:rsid w:val="00B27317"/>
    <w:rsid w:val="00B31AF6"/>
    <w:rsid w:val="00B32FA9"/>
    <w:rsid w:val="00B33959"/>
    <w:rsid w:val="00B3398E"/>
    <w:rsid w:val="00B40140"/>
    <w:rsid w:val="00B40C21"/>
    <w:rsid w:val="00B41B3A"/>
    <w:rsid w:val="00B4222C"/>
    <w:rsid w:val="00B42DDB"/>
    <w:rsid w:val="00B43881"/>
    <w:rsid w:val="00B4517B"/>
    <w:rsid w:val="00B457B1"/>
    <w:rsid w:val="00B51592"/>
    <w:rsid w:val="00B52CFB"/>
    <w:rsid w:val="00B564CA"/>
    <w:rsid w:val="00B6053F"/>
    <w:rsid w:val="00B613D6"/>
    <w:rsid w:val="00B61D53"/>
    <w:rsid w:val="00B621DB"/>
    <w:rsid w:val="00B626B9"/>
    <w:rsid w:val="00B62989"/>
    <w:rsid w:val="00B629DD"/>
    <w:rsid w:val="00B6389E"/>
    <w:rsid w:val="00B64045"/>
    <w:rsid w:val="00B6481B"/>
    <w:rsid w:val="00B6718E"/>
    <w:rsid w:val="00B67228"/>
    <w:rsid w:val="00B67AD9"/>
    <w:rsid w:val="00B708CF"/>
    <w:rsid w:val="00B756EC"/>
    <w:rsid w:val="00B7741C"/>
    <w:rsid w:val="00B77852"/>
    <w:rsid w:val="00B80C18"/>
    <w:rsid w:val="00B811DD"/>
    <w:rsid w:val="00B824D3"/>
    <w:rsid w:val="00B8292D"/>
    <w:rsid w:val="00B85BC7"/>
    <w:rsid w:val="00B86EB5"/>
    <w:rsid w:val="00B90B34"/>
    <w:rsid w:val="00B92940"/>
    <w:rsid w:val="00B92CD5"/>
    <w:rsid w:val="00B9334F"/>
    <w:rsid w:val="00B96C93"/>
    <w:rsid w:val="00BA30E0"/>
    <w:rsid w:val="00BA4A79"/>
    <w:rsid w:val="00BA4E38"/>
    <w:rsid w:val="00BA771D"/>
    <w:rsid w:val="00BA7C3E"/>
    <w:rsid w:val="00BB033A"/>
    <w:rsid w:val="00BB08FF"/>
    <w:rsid w:val="00BB1C40"/>
    <w:rsid w:val="00BB231F"/>
    <w:rsid w:val="00BC0337"/>
    <w:rsid w:val="00BC3B60"/>
    <w:rsid w:val="00BC3D54"/>
    <w:rsid w:val="00BC470A"/>
    <w:rsid w:val="00BC7312"/>
    <w:rsid w:val="00BC7696"/>
    <w:rsid w:val="00BD02D7"/>
    <w:rsid w:val="00BD1585"/>
    <w:rsid w:val="00BD1691"/>
    <w:rsid w:val="00BD20F2"/>
    <w:rsid w:val="00BD3B33"/>
    <w:rsid w:val="00BD4F67"/>
    <w:rsid w:val="00BD59FD"/>
    <w:rsid w:val="00BD611C"/>
    <w:rsid w:val="00BE06ED"/>
    <w:rsid w:val="00BE10FB"/>
    <w:rsid w:val="00BE16B3"/>
    <w:rsid w:val="00BE245E"/>
    <w:rsid w:val="00BE2AC1"/>
    <w:rsid w:val="00BE2C46"/>
    <w:rsid w:val="00BE41B8"/>
    <w:rsid w:val="00BE5B5B"/>
    <w:rsid w:val="00BE6493"/>
    <w:rsid w:val="00BE6EB1"/>
    <w:rsid w:val="00BE7811"/>
    <w:rsid w:val="00BF08A5"/>
    <w:rsid w:val="00BF19E0"/>
    <w:rsid w:val="00BF26B7"/>
    <w:rsid w:val="00BF3F19"/>
    <w:rsid w:val="00BF5890"/>
    <w:rsid w:val="00BF6DE3"/>
    <w:rsid w:val="00BF7354"/>
    <w:rsid w:val="00C00236"/>
    <w:rsid w:val="00C00B2D"/>
    <w:rsid w:val="00C00E39"/>
    <w:rsid w:val="00C01B98"/>
    <w:rsid w:val="00C01D7A"/>
    <w:rsid w:val="00C02495"/>
    <w:rsid w:val="00C032E3"/>
    <w:rsid w:val="00C037B1"/>
    <w:rsid w:val="00C040C3"/>
    <w:rsid w:val="00C0507F"/>
    <w:rsid w:val="00C06454"/>
    <w:rsid w:val="00C11BA1"/>
    <w:rsid w:val="00C11EBB"/>
    <w:rsid w:val="00C14A9D"/>
    <w:rsid w:val="00C166DB"/>
    <w:rsid w:val="00C1672F"/>
    <w:rsid w:val="00C20C76"/>
    <w:rsid w:val="00C20F49"/>
    <w:rsid w:val="00C2304B"/>
    <w:rsid w:val="00C245A6"/>
    <w:rsid w:val="00C255D6"/>
    <w:rsid w:val="00C26C4E"/>
    <w:rsid w:val="00C27700"/>
    <w:rsid w:val="00C31EE1"/>
    <w:rsid w:val="00C31F07"/>
    <w:rsid w:val="00C3225E"/>
    <w:rsid w:val="00C3538F"/>
    <w:rsid w:val="00C357F4"/>
    <w:rsid w:val="00C35CD8"/>
    <w:rsid w:val="00C374BC"/>
    <w:rsid w:val="00C37605"/>
    <w:rsid w:val="00C42080"/>
    <w:rsid w:val="00C43DD5"/>
    <w:rsid w:val="00C515C4"/>
    <w:rsid w:val="00C51B00"/>
    <w:rsid w:val="00C51F38"/>
    <w:rsid w:val="00C53E75"/>
    <w:rsid w:val="00C5406B"/>
    <w:rsid w:val="00C54DCF"/>
    <w:rsid w:val="00C574CC"/>
    <w:rsid w:val="00C60797"/>
    <w:rsid w:val="00C610D2"/>
    <w:rsid w:val="00C6168C"/>
    <w:rsid w:val="00C62DC7"/>
    <w:rsid w:val="00C646B3"/>
    <w:rsid w:val="00C65561"/>
    <w:rsid w:val="00C71293"/>
    <w:rsid w:val="00C716B7"/>
    <w:rsid w:val="00C730A7"/>
    <w:rsid w:val="00C738C4"/>
    <w:rsid w:val="00C747EE"/>
    <w:rsid w:val="00C75785"/>
    <w:rsid w:val="00C75FAF"/>
    <w:rsid w:val="00C770C9"/>
    <w:rsid w:val="00C80160"/>
    <w:rsid w:val="00C813AA"/>
    <w:rsid w:val="00C81C8E"/>
    <w:rsid w:val="00C83DF4"/>
    <w:rsid w:val="00C8544B"/>
    <w:rsid w:val="00C900C0"/>
    <w:rsid w:val="00C905D8"/>
    <w:rsid w:val="00C91023"/>
    <w:rsid w:val="00C9289D"/>
    <w:rsid w:val="00C94161"/>
    <w:rsid w:val="00C94A0C"/>
    <w:rsid w:val="00C96D46"/>
    <w:rsid w:val="00C977D0"/>
    <w:rsid w:val="00CA049A"/>
    <w:rsid w:val="00CA06C2"/>
    <w:rsid w:val="00CA082F"/>
    <w:rsid w:val="00CA1F6F"/>
    <w:rsid w:val="00CA2E18"/>
    <w:rsid w:val="00CA4260"/>
    <w:rsid w:val="00CA6C1D"/>
    <w:rsid w:val="00CA7290"/>
    <w:rsid w:val="00CB1CB3"/>
    <w:rsid w:val="00CB2343"/>
    <w:rsid w:val="00CB3D09"/>
    <w:rsid w:val="00CB3EE8"/>
    <w:rsid w:val="00CB5A0C"/>
    <w:rsid w:val="00CB63A8"/>
    <w:rsid w:val="00CB6408"/>
    <w:rsid w:val="00CB6F6D"/>
    <w:rsid w:val="00CC13A6"/>
    <w:rsid w:val="00CC15EF"/>
    <w:rsid w:val="00CC3245"/>
    <w:rsid w:val="00CC357C"/>
    <w:rsid w:val="00CC648D"/>
    <w:rsid w:val="00CC6C19"/>
    <w:rsid w:val="00CC6DDF"/>
    <w:rsid w:val="00CD3AB9"/>
    <w:rsid w:val="00CD4B9D"/>
    <w:rsid w:val="00CD7AB2"/>
    <w:rsid w:val="00CE16C1"/>
    <w:rsid w:val="00CE187B"/>
    <w:rsid w:val="00CE207F"/>
    <w:rsid w:val="00CE2ED4"/>
    <w:rsid w:val="00CE593B"/>
    <w:rsid w:val="00CE6D41"/>
    <w:rsid w:val="00CE6FB4"/>
    <w:rsid w:val="00CE793F"/>
    <w:rsid w:val="00CF1258"/>
    <w:rsid w:val="00CF3012"/>
    <w:rsid w:val="00CF4D5C"/>
    <w:rsid w:val="00CF5613"/>
    <w:rsid w:val="00CF6884"/>
    <w:rsid w:val="00D0033E"/>
    <w:rsid w:val="00D02F96"/>
    <w:rsid w:val="00D03378"/>
    <w:rsid w:val="00D03E88"/>
    <w:rsid w:val="00D041C7"/>
    <w:rsid w:val="00D04397"/>
    <w:rsid w:val="00D0506F"/>
    <w:rsid w:val="00D053EE"/>
    <w:rsid w:val="00D05D55"/>
    <w:rsid w:val="00D06CB8"/>
    <w:rsid w:val="00D07015"/>
    <w:rsid w:val="00D071A9"/>
    <w:rsid w:val="00D11D9E"/>
    <w:rsid w:val="00D12F0D"/>
    <w:rsid w:val="00D14849"/>
    <w:rsid w:val="00D16349"/>
    <w:rsid w:val="00D17A54"/>
    <w:rsid w:val="00D2269B"/>
    <w:rsid w:val="00D24D40"/>
    <w:rsid w:val="00D258AD"/>
    <w:rsid w:val="00D2613F"/>
    <w:rsid w:val="00D26242"/>
    <w:rsid w:val="00D32909"/>
    <w:rsid w:val="00D32EBA"/>
    <w:rsid w:val="00D351FE"/>
    <w:rsid w:val="00D36726"/>
    <w:rsid w:val="00D36C2F"/>
    <w:rsid w:val="00D37982"/>
    <w:rsid w:val="00D37C5A"/>
    <w:rsid w:val="00D404E5"/>
    <w:rsid w:val="00D419CC"/>
    <w:rsid w:val="00D41F48"/>
    <w:rsid w:val="00D4503B"/>
    <w:rsid w:val="00D46D7B"/>
    <w:rsid w:val="00D477F5"/>
    <w:rsid w:val="00D513E9"/>
    <w:rsid w:val="00D52B5B"/>
    <w:rsid w:val="00D5358E"/>
    <w:rsid w:val="00D5477D"/>
    <w:rsid w:val="00D56F65"/>
    <w:rsid w:val="00D61266"/>
    <w:rsid w:val="00D617AA"/>
    <w:rsid w:val="00D619F9"/>
    <w:rsid w:val="00D62590"/>
    <w:rsid w:val="00D626A1"/>
    <w:rsid w:val="00D637D0"/>
    <w:rsid w:val="00D63A1C"/>
    <w:rsid w:val="00D64537"/>
    <w:rsid w:val="00D64AB0"/>
    <w:rsid w:val="00D73147"/>
    <w:rsid w:val="00D74BFB"/>
    <w:rsid w:val="00D7544F"/>
    <w:rsid w:val="00D775A0"/>
    <w:rsid w:val="00D7798C"/>
    <w:rsid w:val="00D77A63"/>
    <w:rsid w:val="00D840ED"/>
    <w:rsid w:val="00D847F0"/>
    <w:rsid w:val="00D85214"/>
    <w:rsid w:val="00D8592E"/>
    <w:rsid w:val="00D8641B"/>
    <w:rsid w:val="00D87385"/>
    <w:rsid w:val="00D90E7E"/>
    <w:rsid w:val="00D92757"/>
    <w:rsid w:val="00D92F73"/>
    <w:rsid w:val="00D93B80"/>
    <w:rsid w:val="00D940BF"/>
    <w:rsid w:val="00D9488F"/>
    <w:rsid w:val="00D97263"/>
    <w:rsid w:val="00DA07AE"/>
    <w:rsid w:val="00DA0D10"/>
    <w:rsid w:val="00DA3711"/>
    <w:rsid w:val="00DA38D8"/>
    <w:rsid w:val="00DA3D0B"/>
    <w:rsid w:val="00DA4317"/>
    <w:rsid w:val="00DA4EDE"/>
    <w:rsid w:val="00DA5478"/>
    <w:rsid w:val="00DA735A"/>
    <w:rsid w:val="00DB1ACF"/>
    <w:rsid w:val="00DB265E"/>
    <w:rsid w:val="00DB29E2"/>
    <w:rsid w:val="00DB2BF5"/>
    <w:rsid w:val="00DB2F18"/>
    <w:rsid w:val="00DB2FCE"/>
    <w:rsid w:val="00DB353D"/>
    <w:rsid w:val="00DB736E"/>
    <w:rsid w:val="00DB7771"/>
    <w:rsid w:val="00DC3005"/>
    <w:rsid w:val="00DC32ED"/>
    <w:rsid w:val="00DC4280"/>
    <w:rsid w:val="00DC655D"/>
    <w:rsid w:val="00DC6A5C"/>
    <w:rsid w:val="00DC6E81"/>
    <w:rsid w:val="00DC7A99"/>
    <w:rsid w:val="00DD02F3"/>
    <w:rsid w:val="00DD0482"/>
    <w:rsid w:val="00DD4D27"/>
    <w:rsid w:val="00DE10EE"/>
    <w:rsid w:val="00DE1F3C"/>
    <w:rsid w:val="00DE31BA"/>
    <w:rsid w:val="00DE5C94"/>
    <w:rsid w:val="00DE6DDC"/>
    <w:rsid w:val="00DE6E92"/>
    <w:rsid w:val="00DE7009"/>
    <w:rsid w:val="00DE79A2"/>
    <w:rsid w:val="00DE7CC4"/>
    <w:rsid w:val="00DF272C"/>
    <w:rsid w:val="00DF2CA4"/>
    <w:rsid w:val="00DF3FBB"/>
    <w:rsid w:val="00DF515F"/>
    <w:rsid w:val="00DF52D1"/>
    <w:rsid w:val="00DF617F"/>
    <w:rsid w:val="00DF7135"/>
    <w:rsid w:val="00DF78DF"/>
    <w:rsid w:val="00DF7CCA"/>
    <w:rsid w:val="00E00CBD"/>
    <w:rsid w:val="00E01CAD"/>
    <w:rsid w:val="00E02991"/>
    <w:rsid w:val="00E02BA5"/>
    <w:rsid w:val="00E04A86"/>
    <w:rsid w:val="00E04CEA"/>
    <w:rsid w:val="00E0603F"/>
    <w:rsid w:val="00E07B5E"/>
    <w:rsid w:val="00E07C11"/>
    <w:rsid w:val="00E1041D"/>
    <w:rsid w:val="00E1100E"/>
    <w:rsid w:val="00E11037"/>
    <w:rsid w:val="00E11E97"/>
    <w:rsid w:val="00E12385"/>
    <w:rsid w:val="00E12635"/>
    <w:rsid w:val="00E14777"/>
    <w:rsid w:val="00E16A09"/>
    <w:rsid w:val="00E208FC"/>
    <w:rsid w:val="00E21A2F"/>
    <w:rsid w:val="00E23FC3"/>
    <w:rsid w:val="00E24F29"/>
    <w:rsid w:val="00E25DF6"/>
    <w:rsid w:val="00E26396"/>
    <w:rsid w:val="00E275D2"/>
    <w:rsid w:val="00E27811"/>
    <w:rsid w:val="00E302F3"/>
    <w:rsid w:val="00E3081E"/>
    <w:rsid w:val="00E30C40"/>
    <w:rsid w:val="00E32A43"/>
    <w:rsid w:val="00E32EB3"/>
    <w:rsid w:val="00E33EBC"/>
    <w:rsid w:val="00E33ED5"/>
    <w:rsid w:val="00E343FA"/>
    <w:rsid w:val="00E36714"/>
    <w:rsid w:val="00E36F4E"/>
    <w:rsid w:val="00E374D1"/>
    <w:rsid w:val="00E406CD"/>
    <w:rsid w:val="00E42538"/>
    <w:rsid w:val="00E46F62"/>
    <w:rsid w:val="00E505B1"/>
    <w:rsid w:val="00E51700"/>
    <w:rsid w:val="00E52DE3"/>
    <w:rsid w:val="00E5308D"/>
    <w:rsid w:val="00E537AE"/>
    <w:rsid w:val="00E53CA5"/>
    <w:rsid w:val="00E54389"/>
    <w:rsid w:val="00E55678"/>
    <w:rsid w:val="00E566E7"/>
    <w:rsid w:val="00E568BE"/>
    <w:rsid w:val="00E56B76"/>
    <w:rsid w:val="00E60639"/>
    <w:rsid w:val="00E61A84"/>
    <w:rsid w:val="00E64886"/>
    <w:rsid w:val="00E669AF"/>
    <w:rsid w:val="00E66E57"/>
    <w:rsid w:val="00E71372"/>
    <w:rsid w:val="00E71594"/>
    <w:rsid w:val="00E73CC6"/>
    <w:rsid w:val="00E745D8"/>
    <w:rsid w:val="00E74719"/>
    <w:rsid w:val="00E75AE0"/>
    <w:rsid w:val="00E76ACD"/>
    <w:rsid w:val="00E7710D"/>
    <w:rsid w:val="00E81718"/>
    <w:rsid w:val="00E81F0E"/>
    <w:rsid w:val="00E8258E"/>
    <w:rsid w:val="00E82B2B"/>
    <w:rsid w:val="00E834F7"/>
    <w:rsid w:val="00E83C91"/>
    <w:rsid w:val="00E83CD5"/>
    <w:rsid w:val="00E866CA"/>
    <w:rsid w:val="00E86D24"/>
    <w:rsid w:val="00E8706D"/>
    <w:rsid w:val="00E90DCE"/>
    <w:rsid w:val="00E91131"/>
    <w:rsid w:val="00E94242"/>
    <w:rsid w:val="00E942A2"/>
    <w:rsid w:val="00E94709"/>
    <w:rsid w:val="00E94B3C"/>
    <w:rsid w:val="00E94F47"/>
    <w:rsid w:val="00E95DCB"/>
    <w:rsid w:val="00E95DFF"/>
    <w:rsid w:val="00E974B5"/>
    <w:rsid w:val="00EA06A4"/>
    <w:rsid w:val="00EA15FF"/>
    <w:rsid w:val="00EA28F7"/>
    <w:rsid w:val="00EA2B4A"/>
    <w:rsid w:val="00EA2C7B"/>
    <w:rsid w:val="00EA2EAD"/>
    <w:rsid w:val="00EA2FD5"/>
    <w:rsid w:val="00EA6B2F"/>
    <w:rsid w:val="00EA6CC5"/>
    <w:rsid w:val="00EA75DA"/>
    <w:rsid w:val="00EA7E34"/>
    <w:rsid w:val="00EB19C5"/>
    <w:rsid w:val="00EB2517"/>
    <w:rsid w:val="00EB28A2"/>
    <w:rsid w:val="00EB4704"/>
    <w:rsid w:val="00EB4DB4"/>
    <w:rsid w:val="00EB5647"/>
    <w:rsid w:val="00EB5BD2"/>
    <w:rsid w:val="00EB6110"/>
    <w:rsid w:val="00EB7E8A"/>
    <w:rsid w:val="00EC1011"/>
    <w:rsid w:val="00EC2885"/>
    <w:rsid w:val="00EC30BB"/>
    <w:rsid w:val="00EC792B"/>
    <w:rsid w:val="00ED0298"/>
    <w:rsid w:val="00ED0C62"/>
    <w:rsid w:val="00ED1C4F"/>
    <w:rsid w:val="00ED301A"/>
    <w:rsid w:val="00ED4ABB"/>
    <w:rsid w:val="00ED538D"/>
    <w:rsid w:val="00ED5D4B"/>
    <w:rsid w:val="00ED64FD"/>
    <w:rsid w:val="00ED6605"/>
    <w:rsid w:val="00ED677B"/>
    <w:rsid w:val="00EE0A6A"/>
    <w:rsid w:val="00EE0F86"/>
    <w:rsid w:val="00EE1964"/>
    <w:rsid w:val="00EE1F2E"/>
    <w:rsid w:val="00EE2D96"/>
    <w:rsid w:val="00EE77A6"/>
    <w:rsid w:val="00EF0818"/>
    <w:rsid w:val="00EF0FC4"/>
    <w:rsid w:val="00EF11EA"/>
    <w:rsid w:val="00EF3A94"/>
    <w:rsid w:val="00EF3EB0"/>
    <w:rsid w:val="00EF4F3F"/>
    <w:rsid w:val="00EF5EB1"/>
    <w:rsid w:val="00F0022F"/>
    <w:rsid w:val="00F00E67"/>
    <w:rsid w:val="00F02156"/>
    <w:rsid w:val="00F078D2"/>
    <w:rsid w:val="00F07904"/>
    <w:rsid w:val="00F135A8"/>
    <w:rsid w:val="00F139CA"/>
    <w:rsid w:val="00F14A50"/>
    <w:rsid w:val="00F15710"/>
    <w:rsid w:val="00F15FD5"/>
    <w:rsid w:val="00F17E74"/>
    <w:rsid w:val="00F20D1D"/>
    <w:rsid w:val="00F20DDA"/>
    <w:rsid w:val="00F25ABF"/>
    <w:rsid w:val="00F266EE"/>
    <w:rsid w:val="00F26E3B"/>
    <w:rsid w:val="00F3018C"/>
    <w:rsid w:val="00F32ADA"/>
    <w:rsid w:val="00F33C1D"/>
    <w:rsid w:val="00F40224"/>
    <w:rsid w:val="00F4036D"/>
    <w:rsid w:val="00F4095E"/>
    <w:rsid w:val="00F4101D"/>
    <w:rsid w:val="00F4151C"/>
    <w:rsid w:val="00F42250"/>
    <w:rsid w:val="00F43AB1"/>
    <w:rsid w:val="00F44CE5"/>
    <w:rsid w:val="00F46419"/>
    <w:rsid w:val="00F527C2"/>
    <w:rsid w:val="00F5323F"/>
    <w:rsid w:val="00F53F72"/>
    <w:rsid w:val="00F55609"/>
    <w:rsid w:val="00F6116C"/>
    <w:rsid w:val="00F61DC7"/>
    <w:rsid w:val="00F61DCF"/>
    <w:rsid w:val="00F72E96"/>
    <w:rsid w:val="00F7358C"/>
    <w:rsid w:val="00F73CEC"/>
    <w:rsid w:val="00F763E2"/>
    <w:rsid w:val="00F77BED"/>
    <w:rsid w:val="00F77D74"/>
    <w:rsid w:val="00F82415"/>
    <w:rsid w:val="00F83784"/>
    <w:rsid w:val="00F915E0"/>
    <w:rsid w:val="00F926B6"/>
    <w:rsid w:val="00F93449"/>
    <w:rsid w:val="00F9353A"/>
    <w:rsid w:val="00F93F8F"/>
    <w:rsid w:val="00FA0493"/>
    <w:rsid w:val="00FA1112"/>
    <w:rsid w:val="00FA2724"/>
    <w:rsid w:val="00FA3539"/>
    <w:rsid w:val="00FA4E7D"/>
    <w:rsid w:val="00FA5089"/>
    <w:rsid w:val="00FA5122"/>
    <w:rsid w:val="00FA67A6"/>
    <w:rsid w:val="00FA705E"/>
    <w:rsid w:val="00FB1EFE"/>
    <w:rsid w:val="00FB2250"/>
    <w:rsid w:val="00FB342B"/>
    <w:rsid w:val="00FB5644"/>
    <w:rsid w:val="00FB634F"/>
    <w:rsid w:val="00FC3110"/>
    <w:rsid w:val="00FC696E"/>
    <w:rsid w:val="00FC7638"/>
    <w:rsid w:val="00FC7EC9"/>
    <w:rsid w:val="00FD04E0"/>
    <w:rsid w:val="00FD17ED"/>
    <w:rsid w:val="00FD2F88"/>
    <w:rsid w:val="00FD3E58"/>
    <w:rsid w:val="00FE0ECB"/>
    <w:rsid w:val="00FE162A"/>
    <w:rsid w:val="00FE2D31"/>
    <w:rsid w:val="00FE31E9"/>
    <w:rsid w:val="00FE4AC8"/>
    <w:rsid w:val="00FE56D0"/>
    <w:rsid w:val="00FF41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97DF"/>
  <w15:docId w15:val="{FF632577-308C-4AD8-92BA-84258A6B0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20" w:line="264" w:lineRule="auto"/>
        <w:ind w:left="703" w:right="573"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0"/>
      <w:ind w:left="10" w:hanging="10"/>
      <w:outlineLvl w:val="0"/>
    </w:pPr>
    <w:rPr>
      <w:rFonts w:ascii="Times New Roman" w:eastAsia="Times New Roman" w:hAnsi="Times New Roman" w:cs="Times New Roman"/>
      <w:b/>
      <w:color w:val="1F4E79"/>
      <w:sz w:val="24"/>
    </w:rPr>
  </w:style>
  <w:style w:type="paragraph" w:styleId="Heading2">
    <w:name w:val="heading 2"/>
    <w:next w:val="Normal"/>
    <w:link w:val="Heading2Char"/>
    <w:uiPriority w:val="9"/>
    <w:unhideWhenUsed/>
    <w:qFormat/>
    <w:pPr>
      <w:keepNext/>
      <w:keepLines/>
      <w:spacing w:after="115"/>
      <w:ind w:left="293" w:hanging="10"/>
      <w:outlineLvl w:val="1"/>
    </w:pPr>
    <w:rPr>
      <w:rFonts w:ascii="Times New Roman" w:eastAsia="Times New Roman" w:hAnsi="Times New Roman" w:cs="Times New Roman"/>
      <w:b/>
      <w:color w:val="1F4E79"/>
    </w:rPr>
  </w:style>
  <w:style w:type="paragraph" w:styleId="Heading3">
    <w:name w:val="heading 3"/>
    <w:next w:val="Normal"/>
    <w:link w:val="Heading3Char"/>
    <w:uiPriority w:val="9"/>
    <w:unhideWhenUsed/>
    <w:qFormat/>
    <w:pPr>
      <w:keepNext/>
      <w:keepLines/>
      <w:spacing w:after="115"/>
      <w:ind w:left="293" w:hanging="10"/>
      <w:outlineLvl w:val="2"/>
    </w:pPr>
    <w:rPr>
      <w:rFonts w:ascii="Times New Roman" w:eastAsia="Times New Roman" w:hAnsi="Times New Roman" w:cs="Times New Roman"/>
      <w:b/>
      <w:color w:val="1F4E79"/>
    </w:rPr>
  </w:style>
  <w:style w:type="paragraph" w:styleId="Heading4">
    <w:name w:val="heading 4"/>
    <w:basedOn w:val="Normal"/>
    <w:next w:val="Normal"/>
    <w:link w:val="Heading4Char"/>
    <w:uiPriority w:val="9"/>
    <w:semiHidden/>
    <w:unhideWhenUsed/>
    <w:qFormat/>
    <w:rsid w:val="00495ED9"/>
    <w:pPr>
      <w:keepNext/>
      <w:tabs>
        <w:tab w:val="num" w:pos="2880"/>
      </w:tabs>
      <w:spacing w:before="240" w:after="60" w:line="240" w:lineRule="auto"/>
      <w:ind w:left="2880" w:right="0" w:hanging="720"/>
      <w:outlineLvl w:val="3"/>
    </w:pPr>
    <w:rPr>
      <w:rFonts w:asciiTheme="minorHAnsi" w:eastAsiaTheme="minorEastAsia" w:hAnsiTheme="minorHAnsi" w:cstheme="minorBidi"/>
      <w:b/>
      <w:bCs/>
      <w:color w:val="auto"/>
      <w:sz w:val="28"/>
      <w:szCs w:val="28"/>
      <w:lang w:bidi="ar-SA"/>
    </w:rPr>
  </w:style>
  <w:style w:type="paragraph" w:styleId="Heading5">
    <w:name w:val="heading 5"/>
    <w:basedOn w:val="Normal"/>
    <w:next w:val="Normal"/>
    <w:link w:val="Heading5Char"/>
    <w:uiPriority w:val="9"/>
    <w:semiHidden/>
    <w:unhideWhenUsed/>
    <w:qFormat/>
    <w:rsid w:val="00495ED9"/>
    <w:pPr>
      <w:tabs>
        <w:tab w:val="num" w:pos="3600"/>
      </w:tabs>
      <w:spacing w:before="240" w:after="60" w:line="240" w:lineRule="auto"/>
      <w:ind w:left="3600" w:right="0" w:hanging="720"/>
      <w:outlineLvl w:val="4"/>
    </w:pPr>
    <w:rPr>
      <w:rFonts w:asciiTheme="minorHAnsi" w:eastAsiaTheme="minorEastAsia" w:hAnsiTheme="minorHAnsi" w:cstheme="minorBidi"/>
      <w:b/>
      <w:bCs/>
      <w:i/>
      <w:iCs/>
      <w:color w:val="auto"/>
      <w:sz w:val="26"/>
      <w:szCs w:val="26"/>
      <w:lang w:bidi="ar-SA"/>
    </w:rPr>
  </w:style>
  <w:style w:type="paragraph" w:styleId="Heading6">
    <w:name w:val="heading 6"/>
    <w:basedOn w:val="Normal"/>
    <w:next w:val="Normal"/>
    <w:link w:val="Heading6Char"/>
    <w:qFormat/>
    <w:rsid w:val="00495ED9"/>
    <w:pPr>
      <w:tabs>
        <w:tab w:val="num" w:pos="4320"/>
      </w:tabs>
      <w:spacing w:before="240" w:after="60" w:line="240" w:lineRule="auto"/>
      <w:ind w:left="4320" w:right="0" w:hanging="720"/>
      <w:outlineLvl w:val="5"/>
    </w:pPr>
    <w:rPr>
      <w:b/>
      <w:bCs/>
      <w:color w:val="auto"/>
      <w:lang w:bidi="ar-SA"/>
    </w:rPr>
  </w:style>
  <w:style w:type="paragraph" w:styleId="Heading7">
    <w:name w:val="heading 7"/>
    <w:basedOn w:val="Normal"/>
    <w:next w:val="Normal"/>
    <w:link w:val="Heading7Char"/>
    <w:uiPriority w:val="9"/>
    <w:semiHidden/>
    <w:unhideWhenUsed/>
    <w:qFormat/>
    <w:rsid w:val="00495ED9"/>
    <w:pPr>
      <w:tabs>
        <w:tab w:val="num" w:pos="5040"/>
      </w:tabs>
      <w:spacing w:before="240" w:after="60" w:line="240" w:lineRule="auto"/>
      <w:ind w:left="5040" w:right="0" w:hanging="720"/>
      <w:outlineLvl w:val="6"/>
    </w:pPr>
    <w:rPr>
      <w:rFonts w:asciiTheme="minorHAnsi" w:eastAsiaTheme="minorEastAsia" w:hAnsiTheme="minorHAnsi" w:cstheme="minorBidi"/>
      <w:color w:val="auto"/>
      <w:sz w:val="24"/>
      <w:szCs w:val="24"/>
      <w:lang w:bidi="ar-SA"/>
    </w:rPr>
  </w:style>
  <w:style w:type="paragraph" w:styleId="Heading8">
    <w:name w:val="heading 8"/>
    <w:basedOn w:val="Normal"/>
    <w:next w:val="Normal"/>
    <w:link w:val="Heading8Char"/>
    <w:uiPriority w:val="9"/>
    <w:semiHidden/>
    <w:unhideWhenUsed/>
    <w:qFormat/>
    <w:rsid w:val="00495ED9"/>
    <w:pPr>
      <w:tabs>
        <w:tab w:val="num" w:pos="5760"/>
      </w:tabs>
      <w:spacing w:before="240" w:after="60" w:line="240" w:lineRule="auto"/>
      <w:ind w:left="5760" w:right="0" w:hanging="720"/>
      <w:outlineLvl w:val="7"/>
    </w:pPr>
    <w:rPr>
      <w:rFonts w:asciiTheme="minorHAnsi" w:eastAsiaTheme="minorEastAsia" w:hAnsiTheme="minorHAnsi" w:cstheme="minorBidi"/>
      <w:i/>
      <w:iCs/>
      <w:color w:val="auto"/>
      <w:sz w:val="24"/>
      <w:szCs w:val="24"/>
      <w:lang w:bidi="ar-SA"/>
    </w:rPr>
  </w:style>
  <w:style w:type="paragraph" w:styleId="Heading9">
    <w:name w:val="heading 9"/>
    <w:basedOn w:val="Normal"/>
    <w:next w:val="Normal"/>
    <w:link w:val="Heading9Char"/>
    <w:uiPriority w:val="9"/>
    <w:semiHidden/>
    <w:unhideWhenUsed/>
    <w:qFormat/>
    <w:rsid w:val="00495ED9"/>
    <w:pPr>
      <w:tabs>
        <w:tab w:val="num" w:pos="6480"/>
      </w:tabs>
      <w:spacing w:before="240" w:after="60" w:line="240" w:lineRule="auto"/>
      <w:ind w:left="6480" w:right="0" w:hanging="720"/>
      <w:outlineLvl w:val="8"/>
    </w:pPr>
    <w:rPr>
      <w:rFonts w:asciiTheme="majorHAnsi" w:eastAsiaTheme="majorEastAsia" w:hAnsiTheme="majorHAnsi" w:cstheme="majorBidi"/>
      <w:color w:val="auto"/>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1F4E79"/>
      <w:sz w:val="24"/>
    </w:rPr>
  </w:style>
  <w:style w:type="character" w:customStyle="1" w:styleId="Heading2Char">
    <w:name w:val="Heading 2 Char"/>
    <w:link w:val="Heading2"/>
    <w:uiPriority w:val="9"/>
    <w:rPr>
      <w:rFonts w:ascii="Times New Roman" w:eastAsia="Times New Roman" w:hAnsi="Times New Roman" w:cs="Times New Roman"/>
      <w:b/>
      <w:color w:val="1F4E79"/>
      <w:sz w:val="22"/>
    </w:rPr>
  </w:style>
  <w:style w:type="character" w:customStyle="1" w:styleId="Heading3Char">
    <w:name w:val="Heading 3 Char"/>
    <w:link w:val="Heading3"/>
    <w:uiPriority w:val="9"/>
    <w:rPr>
      <w:rFonts w:ascii="Times New Roman" w:eastAsia="Times New Roman" w:hAnsi="Times New Roman" w:cs="Times New Roman"/>
      <w:b/>
      <w:color w:val="1F4E79"/>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54C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C63"/>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346E63"/>
    <w:rPr>
      <w:sz w:val="16"/>
      <w:szCs w:val="16"/>
    </w:rPr>
  </w:style>
  <w:style w:type="paragraph" w:styleId="CommentText">
    <w:name w:val="annotation text"/>
    <w:basedOn w:val="Normal"/>
    <w:link w:val="CommentTextChar"/>
    <w:uiPriority w:val="99"/>
    <w:unhideWhenUsed/>
    <w:rsid w:val="00346E63"/>
    <w:pPr>
      <w:spacing w:line="240" w:lineRule="auto"/>
    </w:pPr>
    <w:rPr>
      <w:sz w:val="20"/>
      <w:szCs w:val="20"/>
    </w:rPr>
  </w:style>
  <w:style w:type="character" w:customStyle="1" w:styleId="CommentTextChar">
    <w:name w:val="Comment Text Char"/>
    <w:basedOn w:val="DefaultParagraphFont"/>
    <w:link w:val="CommentText"/>
    <w:uiPriority w:val="99"/>
    <w:rsid w:val="00346E63"/>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46E63"/>
    <w:rPr>
      <w:b/>
      <w:bCs/>
    </w:rPr>
  </w:style>
  <w:style w:type="character" w:customStyle="1" w:styleId="CommentSubjectChar">
    <w:name w:val="Comment Subject Char"/>
    <w:basedOn w:val="CommentTextChar"/>
    <w:link w:val="CommentSubject"/>
    <w:uiPriority w:val="99"/>
    <w:semiHidden/>
    <w:rsid w:val="00346E63"/>
    <w:rPr>
      <w:rFonts w:ascii="Times New Roman" w:eastAsia="Times New Roman" w:hAnsi="Times New Roman" w:cs="Times New Roman"/>
      <w:b/>
      <w:bCs/>
      <w:color w:val="000000"/>
      <w:sz w:val="20"/>
      <w:szCs w:val="20"/>
    </w:rPr>
  </w:style>
  <w:style w:type="character" w:styleId="PlaceholderText">
    <w:name w:val="Placeholder Text"/>
    <w:basedOn w:val="DefaultParagraphFont"/>
    <w:uiPriority w:val="99"/>
    <w:semiHidden/>
    <w:rsid w:val="00062417"/>
    <w:rPr>
      <w:color w:val="808080"/>
    </w:rPr>
  </w:style>
  <w:style w:type="paragraph" w:styleId="ListParagraph">
    <w:name w:val="List Paragraph"/>
    <w:basedOn w:val="Normal"/>
    <w:uiPriority w:val="34"/>
    <w:qFormat/>
    <w:rsid w:val="00931C0D"/>
    <w:pPr>
      <w:ind w:left="720"/>
      <w:contextualSpacing/>
    </w:pPr>
  </w:style>
  <w:style w:type="paragraph" w:styleId="Revision">
    <w:name w:val="Revision"/>
    <w:hidden/>
    <w:uiPriority w:val="99"/>
    <w:semiHidden/>
    <w:rsid w:val="00533A91"/>
    <w:pPr>
      <w:spacing w:after="0" w:line="240" w:lineRule="auto"/>
      <w:ind w:left="0" w:right="0" w:firstLine="0"/>
    </w:pPr>
    <w:rPr>
      <w:rFonts w:ascii="Times New Roman" w:eastAsia="Times New Roman" w:hAnsi="Times New Roman" w:cs="Times New Roman"/>
      <w:color w:val="000000"/>
    </w:rPr>
  </w:style>
  <w:style w:type="character" w:styleId="Hyperlink">
    <w:name w:val="Hyperlink"/>
    <w:basedOn w:val="DefaultParagraphFont"/>
    <w:uiPriority w:val="99"/>
    <w:unhideWhenUsed/>
    <w:rsid w:val="00A778F5"/>
    <w:rPr>
      <w:color w:val="0563C1" w:themeColor="hyperlink"/>
      <w:u w:val="single"/>
    </w:rPr>
  </w:style>
  <w:style w:type="character" w:customStyle="1" w:styleId="UnresolvedMention1">
    <w:name w:val="Unresolved Mention1"/>
    <w:basedOn w:val="DefaultParagraphFont"/>
    <w:uiPriority w:val="99"/>
    <w:semiHidden/>
    <w:unhideWhenUsed/>
    <w:rsid w:val="00A778F5"/>
    <w:rPr>
      <w:color w:val="605E5C"/>
      <w:shd w:val="clear" w:color="auto" w:fill="E1DFDD"/>
    </w:rPr>
  </w:style>
  <w:style w:type="character" w:customStyle="1" w:styleId="UnresolvedMention2">
    <w:name w:val="Unresolved Mention2"/>
    <w:basedOn w:val="DefaultParagraphFont"/>
    <w:uiPriority w:val="99"/>
    <w:semiHidden/>
    <w:unhideWhenUsed/>
    <w:rsid w:val="009A476B"/>
    <w:rPr>
      <w:color w:val="605E5C"/>
      <w:shd w:val="clear" w:color="auto" w:fill="E1DFDD"/>
    </w:rPr>
  </w:style>
  <w:style w:type="character" w:customStyle="1" w:styleId="UnresolvedMention3">
    <w:name w:val="Unresolved Mention3"/>
    <w:basedOn w:val="DefaultParagraphFont"/>
    <w:uiPriority w:val="99"/>
    <w:semiHidden/>
    <w:unhideWhenUsed/>
    <w:rsid w:val="00917F39"/>
    <w:rPr>
      <w:color w:val="605E5C"/>
      <w:shd w:val="clear" w:color="auto" w:fill="E1DFDD"/>
    </w:rPr>
  </w:style>
  <w:style w:type="character" w:styleId="FollowedHyperlink">
    <w:name w:val="FollowedHyperlink"/>
    <w:basedOn w:val="DefaultParagraphFont"/>
    <w:uiPriority w:val="99"/>
    <w:semiHidden/>
    <w:unhideWhenUsed/>
    <w:rsid w:val="00917F39"/>
    <w:rPr>
      <w:color w:val="954F72" w:themeColor="followedHyperlink"/>
      <w:u w:val="single"/>
    </w:rPr>
  </w:style>
  <w:style w:type="paragraph" w:customStyle="1" w:styleId="Default">
    <w:name w:val="Default"/>
    <w:rsid w:val="00500D37"/>
    <w:pPr>
      <w:autoSpaceDE w:val="0"/>
      <w:autoSpaceDN w:val="0"/>
      <w:adjustRightInd w:val="0"/>
      <w:spacing w:after="0" w:line="240" w:lineRule="auto"/>
      <w:ind w:left="0" w:right="0" w:firstLine="0"/>
    </w:pPr>
    <w:rPr>
      <w:rFonts w:ascii="Times New Roman" w:hAnsi="Times New Roman" w:cs="Times New Roman"/>
      <w:color w:val="000000"/>
      <w:sz w:val="24"/>
      <w:szCs w:val="24"/>
    </w:rPr>
  </w:style>
  <w:style w:type="character" w:customStyle="1" w:styleId="UnresolvedMention4">
    <w:name w:val="Unresolved Mention4"/>
    <w:basedOn w:val="DefaultParagraphFont"/>
    <w:uiPriority w:val="99"/>
    <w:semiHidden/>
    <w:unhideWhenUsed/>
    <w:rsid w:val="00D8592E"/>
    <w:rPr>
      <w:color w:val="605E5C"/>
      <w:shd w:val="clear" w:color="auto" w:fill="E1DFDD"/>
    </w:rPr>
  </w:style>
  <w:style w:type="character" w:customStyle="1" w:styleId="Heading4Char">
    <w:name w:val="Heading 4 Char"/>
    <w:basedOn w:val="DefaultParagraphFont"/>
    <w:link w:val="Heading4"/>
    <w:uiPriority w:val="9"/>
    <w:semiHidden/>
    <w:rsid w:val="00495ED9"/>
    <w:rPr>
      <w:b/>
      <w:bCs/>
      <w:sz w:val="28"/>
      <w:szCs w:val="28"/>
      <w:lang w:bidi="ar-SA"/>
    </w:rPr>
  </w:style>
  <w:style w:type="character" w:customStyle="1" w:styleId="Heading5Char">
    <w:name w:val="Heading 5 Char"/>
    <w:basedOn w:val="DefaultParagraphFont"/>
    <w:link w:val="Heading5"/>
    <w:uiPriority w:val="9"/>
    <w:semiHidden/>
    <w:rsid w:val="00495ED9"/>
    <w:rPr>
      <w:b/>
      <w:bCs/>
      <w:i/>
      <w:iCs/>
      <w:sz w:val="26"/>
      <w:szCs w:val="26"/>
      <w:lang w:bidi="ar-SA"/>
    </w:rPr>
  </w:style>
  <w:style w:type="character" w:customStyle="1" w:styleId="Heading6Char">
    <w:name w:val="Heading 6 Char"/>
    <w:basedOn w:val="DefaultParagraphFont"/>
    <w:link w:val="Heading6"/>
    <w:rsid w:val="00495ED9"/>
    <w:rPr>
      <w:rFonts w:ascii="Times New Roman" w:eastAsia="Times New Roman" w:hAnsi="Times New Roman" w:cs="Times New Roman"/>
      <w:b/>
      <w:bCs/>
      <w:lang w:bidi="ar-SA"/>
    </w:rPr>
  </w:style>
  <w:style w:type="character" w:customStyle="1" w:styleId="Heading7Char">
    <w:name w:val="Heading 7 Char"/>
    <w:basedOn w:val="DefaultParagraphFont"/>
    <w:link w:val="Heading7"/>
    <w:uiPriority w:val="9"/>
    <w:semiHidden/>
    <w:rsid w:val="00495ED9"/>
    <w:rPr>
      <w:sz w:val="24"/>
      <w:szCs w:val="24"/>
      <w:lang w:bidi="ar-SA"/>
    </w:rPr>
  </w:style>
  <w:style w:type="character" w:customStyle="1" w:styleId="Heading8Char">
    <w:name w:val="Heading 8 Char"/>
    <w:basedOn w:val="DefaultParagraphFont"/>
    <w:link w:val="Heading8"/>
    <w:uiPriority w:val="9"/>
    <w:semiHidden/>
    <w:rsid w:val="00495ED9"/>
    <w:rPr>
      <w:i/>
      <w:iCs/>
      <w:sz w:val="24"/>
      <w:szCs w:val="24"/>
      <w:lang w:bidi="ar-SA"/>
    </w:rPr>
  </w:style>
  <w:style w:type="character" w:customStyle="1" w:styleId="Heading9Char">
    <w:name w:val="Heading 9 Char"/>
    <w:basedOn w:val="DefaultParagraphFont"/>
    <w:link w:val="Heading9"/>
    <w:uiPriority w:val="9"/>
    <w:semiHidden/>
    <w:rsid w:val="00495ED9"/>
    <w:rPr>
      <w:rFonts w:asciiTheme="majorHAnsi" w:eastAsiaTheme="majorEastAsia" w:hAnsiTheme="majorHAnsi" w:cstheme="majorBidi"/>
      <w:lang w:bidi="ar-SA"/>
    </w:rPr>
  </w:style>
  <w:style w:type="paragraph" w:styleId="Header">
    <w:name w:val="header"/>
    <w:basedOn w:val="Normal"/>
    <w:link w:val="HeaderChar"/>
    <w:uiPriority w:val="99"/>
    <w:unhideWhenUsed/>
    <w:rsid w:val="00495ED9"/>
    <w:pPr>
      <w:tabs>
        <w:tab w:val="center" w:pos="4153"/>
        <w:tab w:val="right" w:pos="8306"/>
      </w:tabs>
      <w:spacing w:after="0" w:line="240" w:lineRule="auto"/>
      <w:ind w:left="0" w:right="0" w:firstLine="0"/>
    </w:pPr>
    <w:rPr>
      <w:color w:val="auto"/>
      <w:sz w:val="20"/>
      <w:szCs w:val="20"/>
      <w:lang w:bidi="ar-SA"/>
    </w:rPr>
  </w:style>
  <w:style w:type="character" w:customStyle="1" w:styleId="HeaderChar">
    <w:name w:val="Header Char"/>
    <w:basedOn w:val="DefaultParagraphFont"/>
    <w:link w:val="Header"/>
    <w:uiPriority w:val="99"/>
    <w:rsid w:val="00495ED9"/>
    <w:rPr>
      <w:rFonts w:ascii="Times New Roman" w:eastAsia="Times New Roman" w:hAnsi="Times New Roman" w:cs="Times New Roman"/>
      <w:sz w:val="20"/>
      <w:szCs w:val="20"/>
      <w:lang w:bidi="ar-SA"/>
    </w:rPr>
  </w:style>
  <w:style w:type="paragraph" w:styleId="Footer">
    <w:name w:val="footer"/>
    <w:basedOn w:val="Normal"/>
    <w:link w:val="FooterChar"/>
    <w:uiPriority w:val="99"/>
    <w:unhideWhenUsed/>
    <w:rsid w:val="00495ED9"/>
    <w:pPr>
      <w:tabs>
        <w:tab w:val="center" w:pos="4153"/>
        <w:tab w:val="right" w:pos="8306"/>
      </w:tabs>
      <w:spacing w:after="0" w:line="240" w:lineRule="auto"/>
      <w:ind w:left="0" w:right="0" w:firstLine="0"/>
    </w:pPr>
    <w:rPr>
      <w:color w:val="auto"/>
      <w:sz w:val="20"/>
      <w:szCs w:val="20"/>
      <w:lang w:bidi="ar-SA"/>
    </w:rPr>
  </w:style>
  <w:style w:type="character" w:customStyle="1" w:styleId="FooterChar">
    <w:name w:val="Footer Char"/>
    <w:basedOn w:val="DefaultParagraphFont"/>
    <w:link w:val="Footer"/>
    <w:uiPriority w:val="99"/>
    <w:rsid w:val="00495ED9"/>
    <w:rPr>
      <w:rFonts w:ascii="Times New Roman" w:eastAsia="Times New Roman" w:hAnsi="Times New Roman" w:cs="Times New Roman"/>
      <w:sz w:val="20"/>
      <w:szCs w:val="20"/>
      <w:lang w:bidi="ar-SA"/>
    </w:rPr>
  </w:style>
  <w:style w:type="paragraph" w:styleId="NoSpacing">
    <w:name w:val="No Spacing"/>
    <w:uiPriority w:val="1"/>
    <w:qFormat/>
    <w:rsid w:val="00495ED9"/>
    <w:pPr>
      <w:bidi/>
      <w:spacing w:after="0" w:line="240" w:lineRule="auto"/>
      <w:ind w:left="0" w:right="0" w:firstLine="0"/>
    </w:pPr>
    <w:rPr>
      <w:rFonts w:ascii="Calibri" w:eastAsia="Times New Roman" w:hAnsi="Calibri" w:cs="Arial"/>
    </w:rPr>
  </w:style>
  <w:style w:type="table" w:styleId="TableGrid0">
    <w:name w:val="Table Grid"/>
    <w:basedOn w:val="TableNormal"/>
    <w:uiPriority w:val="39"/>
    <w:unhideWhenUsed/>
    <w:rsid w:val="00495ED9"/>
    <w:pPr>
      <w:spacing w:after="0" w:line="240" w:lineRule="auto"/>
      <w:ind w:left="0" w:right="0" w:firstLine="0"/>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95ED9"/>
    <w:pPr>
      <w:spacing w:before="240" w:after="0"/>
      <w:ind w:left="0" w:right="0" w:firstLine="0"/>
      <w:outlineLvl w:val="9"/>
    </w:pPr>
    <w:rPr>
      <w:rFonts w:asciiTheme="majorHAnsi" w:eastAsiaTheme="majorEastAsia" w:hAnsiTheme="majorHAnsi" w:cstheme="majorBidi"/>
      <w:color w:val="2F5496" w:themeColor="accent1" w:themeShade="BF"/>
      <w:szCs w:val="32"/>
      <w:lang w:bidi="ar-SA"/>
    </w:rPr>
  </w:style>
  <w:style w:type="paragraph" w:styleId="TOC1">
    <w:name w:val="toc 1"/>
    <w:basedOn w:val="Normal"/>
    <w:next w:val="Normal"/>
    <w:autoRedefine/>
    <w:uiPriority w:val="39"/>
    <w:unhideWhenUsed/>
    <w:rsid w:val="00495ED9"/>
    <w:pPr>
      <w:tabs>
        <w:tab w:val="left" w:pos="440"/>
        <w:tab w:val="right" w:leader="dot" w:pos="9350"/>
      </w:tabs>
      <w:ind w:left="0" w:right="0" w:firstLine="0"/>
    </w:pPr>
    <w:rPr>
      <w:rFonts w:asciiTheme="minorBidi" w:hAnsiTheme="minorBidi" w:cstheme="minorBidi"/>
      <w:b/>
      <w:noProof/>
      <w:color w:val="auto"/>
      <w:sz w:val="24"/>
      <w:szCs w:val="24"/>
      <w:lang w:bidi="ar-SA"/>
    </w:rPr>
  </w:style>
  <w:style w:type="paragraph" w:styleId="TOC3">
    <w:name w:val="toc 3"/>
    <w:basedOn w:val="Normal"/>
    <w:next w:val="Normal"/>
    <w:autoRedefine/>
    <w:uiPriority w:val="39"/>
    <w:unhideWhenUsed/>
    <w:rsid w:val="00495ED9"/>
    <w:pPr>
      <w:ind w:left="446" w:right="0" w:firstLine="0"/>
    </w:pPr>
    <w:rPr>
      <w:rFonts w:asciiTheme="minorBidi" w:hAnsiTheme="minorBidi" w:cstheme="minorBidi"/>
      <w:bCs/>
      <w:color w:val="auto"/>
      <w:sz w:val="24"/>
      <w:szCs w:val="24"/>
      <w:lang w:bidi="ar-SA"/>
    </w:rPr>
  </w:style>
  <w:style w:type="paragraph" w:styleId="TOC2">
    <w:name w:val="toc 2"/>
    <w:basedOn w:val="Normal"/>
    <w:next w:val="Normal"/>
    <w:autoRedefine/>
    <w:uiPriority w:val="39"/>
    <w:unhideWhenUsed/>
    <w:rsid w:val="00495ED9"/>
    <w:pPr>
      <w:ind w:left="216" w:right="0" w:firstLine="0"/>
    </w:pPr>
    <w:rPr>
      <w:rFonts w:asciiTheme="minorBidi" w:hAnsiTheme="minorBidi" w:cstheme="minorBidi"/>
      <w:color w:val="auto"/>
      <w:sz w:val="24"/>
      <w:szCs w:val="24"/>
      <w:lang w:bidi="ar-SA"/>
    </w:rPr>
  </w:style>
  <w:style w:type="paragraph" w:styleId="Caption">
    <w:name w:val="caption"/>
    <w:basedOn w:val="Normal"/>
    <w:next w:val="Normal"/>
    <w:uiPriority w:val="35"/>
    <w:unhideWhenUsed/>
    <w:qFormat/>
    <w:rsid w:val="00495ED9"/>
    <w:pPr>
      <w:spacing w:after="200" w:line="240" w:lineRule="auto"/>
      <w:ind w:left="0" w:right="0" w:firstLine="0"/>
    </w:pPr>
    <w:rPr>
      <w:i/>
      <w:iCs/>
      <w:color w:val="44546A" w:themeColor="text2"/>
      <w:sz w:val="18"/>
      <w:szCs w:val="18"/>
      <w:lang w:bidi="ar-SA"/>
    </w:rPr>
  </w:style>
  <w:style w:type="paragraph" w:customStyle="1" w:styleId="Paragraph">
    <w:name w:val="Paragraph"/>
    <w:basedOn w:val="Normal"/>
    <w:rsid w:val="00495ED9"/>
    <w:pPr>
      <w:spacing w:after="0" w:line="276" w:lineRule="auto"/>
      <w:ind w:left="0" w:right="0" w:firstLine="0"/>
      <w:jc w:val="both"/>
    </w:pPr>
    <w:rPr>
      <w:color w:val="auto"/>
      <w:sz w:val="24"/>
      <w:szCs w:val="24"/>
    </w:rPr>
  </w:style>
  <w:style w:type="character" w:customStyle="1" w:styleId="pl-k">
    <w:name w:val="pl-k"/>
    <w:basedOn w:val="DefaultParagraphFont"/>
    <w:rsid w:val="00495ED9"/>
  </w:style>
  <w:style w:type="table" w:customStyle="1" w:styleId="GridTable4-Accent51">
    <w:name w:val="Grid Table 4 - Accent 51"/>
    <w:basedOn w:val="TableNormal"/>
    <w:uiPriority w:val="49"/>
    <w:rsid w:val="00F77D74"/>
    <w:pPr>
      <w:spacing w:after="0" w:line="240" w:lineRule="auto"/>
      <w:ind w:left="0" w:right="0" w:firstLine="0"/>
    </w:pPr>
    <w:rPr>
      <w:rFonts w:eastAsiaTheme="minorHAnsi"/>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style>
  <w:style w:type="character" w:customStyle="1" w:styleId="UnresolvedMention5">
    <w:name w:val="Unresolved Mention5"/>
    <w:basedOn w:val="DefaultParagraphFont"/>
    <w:uiPriority w:val="99"/>
    <w:semiHidden/>
    <w:unhideWhenUsed/>
    <w:rsid w:val="00D0506F"/>
    <w:rPr>
      <w:color w:val="605E5C"/>
      <w:shd w:val="clear" w:color="auto" w:fill="E1DFDD"/>
    </w:rPr>
  </w:style>
  <w:style w:type="paragraph" w:customStyle="1" w:styleId="isselectedend">
    <w:name w:val="isselectedend"/>
    <w:basedOn w:val="Normal"/>
    <w:rsid w:val="00046D06"/>
    <w:pPr>
      <w:spacing w:before="100" w:beforeAutospacing="1" w:after="100" w:afterAutospacing="1" w:line="240" w:lineRule="auto"/>
      <w:ind w:left="0" w:right="0" w:firstLine="0"/>
    </w:pPr>
    <w:rPr>
      <w:color w:val="auto"/>
      <w:sz w:val="24"/>
      <w:szCs w:val="24"/>
      <w:lang w:bidi="ar-SA"/>
    </w:rPr>
  </w:style>
  <w:style w:type="paragraph" w:styleId="NormalWeb">
    <w:name w:val="Normal (Web)"/>
    <w:basedOn w:val="Normal"/>
    <w:uiPriority w:val="99"/>
    <w:unhideWhenUsed/>
    <w:rsid w:val="00046D06"/>
    <w:pPr>
      <w:spacing w:before="100" w:beforeAutospacing="1" w:after="100" w:afterAutospacing="1" w:line="240" w:lineRule="auto"/>
      <w:ind w:left="0" w:right="0" w:firstLine="0"/>
    </w:pPr>
    <w:rPr>
      <w:color w:val="auto"/>
      <w:sz w:val="24"/>
      <w:szCs w:val="24"/>
      <w:lang w:bidi="ar-SA"/>
    </w:rPr>
  </w:style>
  <w:style w:type="character" w:customStyle="1" w:styleId="math-inline">
    <w:name w:val="math-inline"/>
    <w:basedOn w:val="DefaultParagraphFont"/>
    <w:rsid w:val="00F61DC7"/>
  </w:style>
  <w:style w:type="character" w:styleId="UnresolvedMention">
    <w:name w:val="Unresolved Mention"/>
    <w:basedOn w:val="DefaultParagraphFont"/>
    <w:uiPriority w:val="99"/>
    <w:semiHidden/>
    <w:unhideWhenUsed/>
    <w:rsid w:val="00F55609"/>
    <w:rPr>
      <w:color w:val="605E5C"/>
      <w:shd w:val="clear" w:color="auto" w:fill="E1DFDD"/>
    </w:rPr>
  </w:style>
  <w:style w:type="character" w:styleId="HTMLCode">
    <w:name w:val="HTML Code"/>
    <w:basedOn w:val="DefaultParagraphFont"/>
    <w:uiPriority w:val="99"/>
    <w:semiHidden/>
    <w:unhideWhenUsed/>
    <w:rsid w:val="00AE28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436948">
      <w:bodyDiv w:val="1"/>
      <w:marLeft w:val="0"/>
      <w:marRight w:val="0"/>
      <w:marTop w:val="0"/>
      <w:marBottom w:val="0"/>
      <w:divBdr>
        <w:top w:val="none" w:sz="0" w:space="0" w:color="auto"/>
        <w:left w:val="none" w:sz="0" w:space="0" w:color="auto"/>
        <w:bottom w:val="none" w:sz="0" w:space="0" w:color="auto"/>
        <w:right w:val="none" w:sz="0" w:space="0" w:color="auto"/>
      </w:divBdr>
    </w:div>
    <w:div w:id="1389839364">
      <w:bodyDiv w:val="1"/>
      <w:marLeft w:val="0"/>
      <w:marRight w:val="0"/>
      <w:marTop w:val="0"/>
      <w:marBottom w:val="0"/>
      <w:divBdr>
        <w:top w:val="none" w:sz="0" w:space="0" w:color="auto"/>
        <w:left w:val="none" w:sz="0" w:space="0" w:color="auto"/>
        <w:bottom w:val="none" w:sz="0" w:space="0" w:color="auto"/>
        <w:right w:val="none" w:sz="0" w:space="0" w:color="auto"/>
      </w:divBdr>
    </w:div>
    <w:div w:id="1443379287">
      <w:bodyDiv w:val="1"/>
      <w:marLeft w:val="0"/>
      <w:marRight w:val="0"/>
      <w:marTop w:val="0"/>
      <w:marBottom w:val="0"/>
      <w:divBdr>
        <w:top w:val="none" w:sz="0" w:space="0" w:color="auto"/>
        <w:left w:val="none" w:sz="0" w:space="0" w:color="auto"/>
        <w:bottom w:val="none" w:sz="0" w:space="0" w:color="auto"/>
        <w:right w:val="none" w:sz="0" w:space="0" w:color="auto"/>
      </w:divBdr>
    </w:div>
    <w:div w:id="1486120571">
      <w:bodyDiv w:val="1"/>
      <w:marLeft w:val="0"/>
      <w:marRight w:val="0"/>
      <w:marTop w:val="0"/>
      <w:marBottom w:val="0"/>
      <w:divBdr>
        <w:top w:val="none" w:sz="0" w:space="0" w:color="auto"/>
        <w:left w:val="none" w:sz="0" w:space="0" w:color="auto"/>
        <w:bottom w:val="none" w:sz="0" w:space="0" w:color="auto"/>
        <w:right w:val="none" w:sz="0" w:space="0" w:color="auto"/>
      </w:divBdr>
    </w:div>
    <w:div w:id="1571889612">
      <w:bodyDiv w:val="1"/>
      <w:marLeft w:val="0"/>
      <w:marRight w:val="0"/>
      <w:marTop w:val="0"/>
      <w:marBottom w:val="0"/>
      <w:divBdr>
        <w:top w:val="none" w:sz="0" w:space="0" w:color="auto"/>
        <w:left w:val="none" w:sz="0" w:space="0" w:color="auto"/>
        <w:bottom w:val="none" w:sz="0" w:space="0" w:color="auto"/>
        <w:right w:val="none" w:sz="0" w:space="0" w:color="auto"/>
      </w:divBdr>
    </w:div>
    <w:div w:id="1845120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features/copilot" TargetMode="External"/><Relationship Id="rId18" Type="http://schemas.microsoft.com/office/2007/relationships/diagramDrawing" Target="diagrams/drawing1.xm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4.JPG"/><Relationship Id="rId7" Type="http://schemas.openxmlformats.org/officeDocument/2006/relationships/endnotes" Target="endnotes.xml"/><Relationship Id="rId12" Type="http://schemas.openxmlformats.org/officeDocument/2006/relationships/hyperlink" Target="https://openai.com/chatgpt" TargetMode="External"/><Relationship Id="rId17" Type="http://schemas.openxmlformats.org/officeDocument/2006/relationships/diagramColors" Target="diagrams/colors1.xm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image" Target="media/image3.JP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ffblue.com/"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getxray.app/" TargetMode="External"/><Relationship Id="rId19"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aider.chat/" TargetMode="External"/><Relationship Id="rId14" Type="http://schemas.openxmlformats.org/officeDocument/2006/relationships/diagramData" Target="diagrams/data1.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531B9D-CD8C-47F2-912D-F5016A4DCDE6}"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US"/>
        </a:p>
      </dgm:t>
    </dgm:pt>
    <dgm:pt modelId="{69107FDF-B562-4EF4-B949-9FB97E51355F}">
      <dgm:prSet phldrT="[Text]">
        <dgm:style>
          <a:lnRef idx="0">
            <a:scrgbClr r="0" g="0" b="0"/>
          </a:lnRef>
          <a:fillRef idx="0">
            <a:scrgbClr r="0" g="0" b="0"/>
          </a:fillRef>
          <a:effectRef idx="0">
            <a:scrgbClr r="0" g="0" b="0"/>
          </a:effectRef>
          <a:fontRef idx="minor">
            <a:schemeClr val="lt1"/>
          </a:fontRef>
        </dgm:style>
      </dgm:prSet>
      <dgm:spPr>
        <a:solidFill>
          <a:srgbClr val="FF0000"/>
        </a:solidFill>
        <a:ln>
          <a:noFill/>
        </a:ln>
      </dgm:spPr>
      <dgm:t>
        <a:bodyPr/>
        <a:lstStyle/>
        <a:p>
          <a:pPr algn="ctr"/>
          <a:r>
            <a:rPr lang="en-US"/>
            <a:t>Red</a:t>
          </a:r>
        </a:p>
      </dgm:t>
    </dgm:pt>
    <dgm:pt modelId="{CD0809EE-F05D-4CE9-827C-B222EFFC7228}" type="parTrans" cxnId="{F8CE3D4A-F31D-4A3B-9DD2-84F1B292027C}">
      <dgm:prSet/>
      <dgm:spPr/>
      <dgm:t>
        <a:bodyPr/>
        <a:lstStyle/>
        <a:p>
          <a:pPr algn="ctr"/>
          <a:endParaRPr lang="en-US"/>
        </a:p>
      </dgm:t>
    </dgm:pt>
    <dgm:pt modelId="{7DBA8E0C-F1B5-4EDC-8FAB-C421658CA952}" type="sibTrans" cxnId="{F8CE3D4A-F31D-4A3B-9DD2-84F1B292027C}">
      <dgm:prSet/>
      <dgm:spPr/>
      <dgm:t>
        <a:bodyPr/>
        <a:lstStyle/>
        <a:p>
          <a:pPr algn="ctr"/>
          <a:endParaRPr lang="en-US"/>
        </a:p>
      </dgm:t>
    </dgm:pt>
    <dgm:pt modelId="{F1207704-6255-4B30-B453-34ACA06B2760}">
      <dgm:prSet phldrT="[Text]">
        <dgm:style>
          <a:lnRef idx="0">
            <a:schemeClr val="accent6"/>
          </a:lnRef>
          <a:fillRef idx="3">
            <a:schemeClr val="accent6"/>
          </a:fillRef>
          <a:effectRef idx="3">
            <a:schemeClr val="accent6"/>
          </a:effectRef>
          <a:fontRef idx="minor">
            <a:schemeClr val="lt1"/>
          </a:fontRef>
        </dgm:style>
      </dgm:prSet>
      <dgm:spPr/>
      <dgm:t>
        <a:bodyPr/>
        <a:lstStyle/>
        <a:p>
          <a:pPr algn="ctr"/>
          <a:r>
            <a:rPr lang="en-US"/>
            <a:t>Green</a:t>
          </a:r>
        </a:p>
      </dgm:t>
    </dgm:pt>
    <dgm:pt modelId="{FEAFED13-FB9F-4B3C-81BA-F0D8203AFC39}" type="parTrans" cxnId="{3ACECC87-07C1-40DF-8D15-A09E66AEB495}">
      <dgm:prSet/>
      <dgm:spPr/>
      <dgm:t>
        <a:bodyPr/>
        <a:lstStyle/>
        <a:p>
          <a:pPr algn="ctr"/>
          <a:endParaRPr lang="en-US"/>
        </a:p>
      </dgm:t>
    </dgm:pt>
    <dgm:pt modelId="{E7440419-6843-4DC1-A5E9-D56514AA85F1}" type="sibTrans" cxnId="{3ACECC87-07C1-40DF-8D15-A09E66AEB495}">
      <dgm:prSet/>
      <dgm:spPr/>
      <dgm:t>
        <a:bodyPr/>
        <a:lstStyle/>
        <a:p>
          <a:pPr algn="ctr"/>
          <a:endParaRPr lang="en-US"/>
        </a:p>
      </dgm:t>
    </dgm:pt>
    <dgm:pt modelId="{ADB3A27C-0E1C-4E3F-AC5E-DB76E0464B74}">
      <dgm:prSet phldrT="[Text]"/>
      <dgm:spPr/>
      <dgm:t>
        <a:bodyPr/>
        <a:lstStyle/>
        <a:p>
          <a:pPr algn="ctr"/>
          <a:r>
            <a:rPr lang="en-US"/>
            <a:t>Refactor</a:t>
          </a:r>
        </a:p>
      </dgm:t>
    </dgm:pt>
    <dgm:pt modelId="{F282081F-333F-4B6F-8F8B-C619B548A60B}" type="parTrans" cxnId="{B46E75F0-B1D0-441E-B51F-B8DE22049A09}">
      <dgm:prSet/>
      <dgm:spPr/>
      <dgm:t>
        <a:bodyPr/>
        <a:lstStyle/>
        <a:p>
          <a:pPr algn="ctr"/>
          <a:endParaRPr lang="en-US"/>
        </a:p>
      </dgm:t>
    </dgm:pt>
    <dgm:pt modelId="{249D92F1-2FB2-4A06-BE85-C7179C61DD93}" type="sibTrans" cxnId="{B46E75F0-B1D0-441E-B51F-B8DE22049A09}">
      <dgm:prSet/>
      <dgm:spPr/>
      <dgm:t>
        <a:bodyPr/>
        <a:lstStyle/>
        <a:p>
          <a:pPr algn="ctr"/>
          <a:endParaRPr lang="en-US"/>
        </a:p>
      </dgm:t>
    </dgm:pt>
    <dgm:pt modelId="{A7E1A789-436D-4138-A0F5-7F8F24A47880}" type="pres">
      <dgm:prSet presAssocID="{6D531B9D-CD8C-47F2-912D-F5016A4DCDE6}" presName="cycle" presStyleCnt="0">
        <dgm:presLayoutVars>
          <dgm:dir/>
          <dgm:resizeHandles val="exact"/>
        </dgm:presLayoutVars>
      </dgm:prSet>
      <dgm:spPr/>
    </dgm:pt>
    <dgm:pt modelId="{8B4AE7EA-2EE8-4A0F-AA2B-8B2528E58720}" type="pres">
      <dgm:prSet presAssocID="{69107FDF-B562-4EF4-B949-9FB97E51355F}" presName="node" presStyleLbl="node1" presStyleIdx="0" presStyleCnt="3">
        <dgm:presLayoutVars>
          <dgm:bulletEnabled val="1"/>
        </dgm:presLayoutVars>
      </dgm:prSet>
      <dgm:spPr/>
    </dgm:pt>
    <dgm:pt modelId="{A48CAA50-11BD-4096-AA13-C0106CC74D7D}" type="pres">
      <dgm:prSet presAssocID="{7DBA8E0C-F1B5-4EDC-8FAB-C421658CA952}" presName="sibTrans" presStyleLbl="sibTrans2D1" presStyleIdx="0" presStyleCnt="3"/>
      <dgm:spPr/>
    </dgm:pt>
    <dgm:pt modelId="{740C412D-FDFE-4106-BB04-B10A494B4589}" type="pres">
      <dgm:prSet presAssocID="{7DBA8E0C-F1B5-4EDC-8FAB-C421658CA952}" presName="connectorText" presStyleLbl="sibTrans2D1" presStyleIdx="0" presStyleCnt="3"/>
      <dgm:spPr/>
    </dgm:pt>
    <dgm:pt modelId="{1D094153-5E47-46B1-B857-1FC632002D4C}" type="pres">
      <dgm:prSet presAssocID="{F1207704-6255-4B30-B453-34ACA06B2760}" presName="node" presStyleLbl="node1" presStyleIdx="1" presStyleCnt="3">
        <dgm:presLayoutVars>
          <dgm:bulletEnabled val="1"/>
        </dgm:presLayoutVars>
      </dgm:prSet>
      <dgm:spPr/>
    </dgm:pt>
    <dgm:pt modelId="{45BF1E84-9D63-4696-9C82-488842DEC3C0}" type="pres">
      <dgm:prSet presAssocID="{E7440419-6843-4DC1-A5E9-D56514AA85F1}" presName="sibTrans" presStyleLbl="sibTrans2D1" presStyleIdx="1" presStyleCnt="3"/>
      <dgm:spPr/>
    </dgm:pt>
    <dgm:pt modelId="{C39AC280-4CE5-41F2-B9E6-1858260F87B1}" type="pres">
      <dgm:prSet presAssocID="{E7440419-6843-4DC1-A5E9-D56514AA85F1}" presName="connectorText" presStyleLbl="sibTrans2D1" presStyleIdx="1" presStyleCnt="3"/>
      <dgm:spPr/>
    </dgm:pt>
    <dgm:pt modelId="{C207EF66-2101-4072-A9C6-5C85FE412E77}" type="pres">
      <dgm:prSet presAssocID="{ADB3A27C-0E1C-4E3F-AC5E-DB76E0464B74}" presName="node" presStyleLbl="node1" presStyleIdx="2" presStyleCnt="3">
        <dgm:presLayoutVars>
          <dgm:bulletEnabled val="1"/>
        </dgm:presLayoutVars>
      </dgm:prSet>
      <dgm:spPr/>
    </dgm:pt>
    <dgm:pt modelId="{57AE5DB2-4BDE-4307-A4CD-A92F52EA6313}" type="pres">
      <dgm:prSet presAssocID="{249D92F1-2FB2-4A06-BE85-C7179C61DD93}" presName="sibTrans" presStyleLbl="sibTrans2D1" presStyleIdx="2" presStyleCnt="3"/>
      <dgm:spPr/>
    </dgm:pt>
    <dgm:pt modelId="{6163D84C-4CD0-4675-8C18-3E0A6282A228}" type="pres">
      <dgm:prSet presAssocID="{249D92F1-2FB2-4A06-BE85-C7179C61DD93}" presName="connectorText" presStyleLbl="sibTrans2D1" presStyleIdx="2" presStyleCnt="3"/>
      <dgm:spPr/>
    </dgm:pt>
  </dgm:ptLst>
  <dgm:cxnLst>
    <dgm:cxn modelId="{9C65C310-DF3B-420A-9EDA-9E2F61435AB5}" type="presOf" srcId="{6D531B9D-CD8C-47F2-912D-F5016A4DCDE6}" destId="{A7E1A789-436D-4138-A0F5-7F8F24A47880}" srcOrd="0" destOrd="0" presId="urn:microsoft.com/office/officeart/2005/8/layout/cycle2"/>
    <dgm:cxn modelId="{F074E95C-6FF1-4215-A785-DCE59753DB29}" type="presOf" srcId="{F1207704-6255-4B30-B453-34ACA06B2760}" destId="{1D094153-5E47-46B1-B857-1FC632002D4C}" srcOrd="0" destOrd="0" presId="urn:microsoft.com/office/officeart/2005/8/layout/cycle2"/>
    <dgm:cxn modelId="{A9B6D642-306B-4976-822B-4097E1AE8E28}" type="presOf" srcId="{249D92F1-2FB2-4A06-BE85-C7179C61DD93}" destId="{57AE5DB2-4BDE-4307-A4CD-A92F52EA6313}" srcOrd="0" destOrd="0" presId="urn:microsoft.com/office/officeart/2005/8/layout/cycle2"/>
    <dgm:cxn modelId="{BA67DA45-09A0-4525-A7EB-4752E844FB6E}" type="presOf" srcId="{ADB3A27C-0E1C-4E3F-AC5E-DB76E0464B74}" destId="{C207EF66-2101-4072-A9C6-5C85FE412E77}" srcOrd="0" destOrd="0" presId="urn:microsoft.com/office/officeart/2005/8/layout/cycle2"/>
    <dgm:cxn modelId="{F8CE3D4A-F31D-4A3B-9DD2-84F1B292027C}" srcId="{6D531B9D-CD8C-47F2-912D-F5016A4DCDE6}" destId="{69107FDF-B562-4EF4-B949-9FB97E51355F}" srcOrd="0" destOrd="0" parTransId="{CD0809EE-F05D-4CE9-827C-B222EFFC7228}" sibTransId="{7DBA8E0C-F1B5-4EDC-8FAB-C421658CA952}"/>
    <dgm:cxn modelId="{E1356C53-A8E5-41AD-97C4-F6B681967649}" type="presOf" srcId="{69107FDF-B562-4EF4-B949-9FB97E51355F}" destId="{8B4AE7EA-2EE8-4A0F-AA2B-8B2528E58720}" srcOrd="0" destOrd="0" presId="urn:microsoft.com/office/officeart/2005/8/layout/cycle2"/>
    <dgm:cxn modelId="{3F8FBE53-B2A1-4A69-844C-6E14B7CBD03E}" type="presOf" srcId="{E7440419-6843-4DC1-A5E9-D56514AA85F1}" destId="{C39AC280-4CE5-41F2-B9E6-1858260F87B1}" srcOrd="1" destOrd="0" presId="urn:microsoft.com/office/officeart/2005/8/layout/cycle2"/>
    <dgm:cxn modelId="{DE654D78-C02E-4FED-AEF3-C404F51CDA08}" type="presOf" srcId="{E7440419-6843-4DC1-A5E9-D56514AA85F1}" destId="{45BF1E84-9D63-4696-9C82-488842DEC3C0}" srcOrd="0" destOrd="0" presId="urn:microsoft.com/office/officeart/2005/8/layout/cycle2"/>
    <dgm:cxn modelId="{3ACECC87-07C1-40DF-8D15-A09E66AEB495}" srcId="{6D531B9D-CD8C-47F2-912D-F5016A4DCDE6}" destId="{F1207704-6255-4B30-B453-34ACA06B2760}" srcOrd="1" destOrd="0" parTransId="{FEAFED13-FB9F-4B3C-81BA-F0D8203AFC39}" sibTransId="{E7440419-6843-4DC1-A5E9-D56514AA85F1}"/>
    <dgm:cxn modelId="{B36EF4B6-8B18-453B-B569-95CFD6681F4D}" type="presOf" srcId="{7DBA8E0C-F1B5-4EDC-8FAB-C421658CA952}" destId="{740C412D-FDFE-4106-BB04-B10A494B4589}" srcOrd="1" destOrd="0" presId="urn:microsoft.com/office/officeart/2005/8/layout/cycle2"/>
    <dgm:cxn modelId="{55F644C6-6280-4C37-AF8D-470915C9B741}" type="presOf" srcId="{249D92F1-2FB2-4A06-BE85-C7179C61DD93}" destId="{6163D84C-4CD0-4675-8C18-3E0A6282A228}" srcOrd="1" destOrd="0" presId="urn:microsoft.com/office/officeart/2005/8/layout/cycle2"/>
    <dgm:cxn modelId="{B46E75F0-B1D0-441E-B51F-B8DE22049A09}" srcId="{6D531B9D-CD8C-47F2-912D-F5016A4DCDE6}" destId="{ADB3A27C-0E1C-4E3F-AC5E-DB76E0464B74}" srcOrd="2" destOrd="0" parTransId="{F282081F-333F-4B6F-8F8B-C619B548A60B}" sibTransId="{249D92F1-2FB2-4A06-BE85-C7179C61DD93}"/>
    <dgm:cxn modelId="{EF1794F3-FED5-4A67-AD2D-A0EAE6618E72}" type="presOf" srcId="{7DBA8E0C-F1B5-4EDC-8FAB-C421658CA952}" destId="{A48CAA50-11BD-4096-AA13-C0106CC74D7D}" srcOrd="0" destOrd="0" presId="urn:microsoft.com/office/officeart/2005/8/layout/cycle2"/>
    <dgm:cxn modelId="{59A2220A-1F07-42E1-A88D-D1278A14001C}" type="presParOf" srcId="{A7E1A789-436D-4138-A0F5-7F8F24A47880}" destId="{8B4AE7EA-2EE8-4A0F-AA2B-8B2528E58720}" srcOrd="0" destOrd="0" presId="urn:microsoft.com/office/officeart/2005/8/layout/cycle2"/>
    <dgm:cxn modelId="{D979BA6E-879D-43E6-8362-D0DCBC11EA80}" type="presParOf" srcId="{A7E1A789-436D-4138-A0F5-7F8F24A47880}" destId="{A48CAA50-11BD-4096-AA13-C0106CC74D7D}" srcOrd="1" destOrd="0" presId="urn:microsoft.com/office/officeart/2005/8/layout/cycle2"/>
    <dgm:cxn modelId="{B1C936DE-D194-472D-A1F0-7D9E7101B569}" type="presParOf" srcId="{A48CAA50-11BD-4096-AA13-C0106CC74D7D}" destId="{740C412D-FDFE-4106-BB04-B10A494B4589}" srcOrd="0" destOrd="0" presId="urn:microsoft.com/office/officeart/2005/8/layout/cycle2"/>
    <dgm:cxn modelId="{658E4D14-581B-48C9-9871-7E39B361235A}" type="presParOf" srcId="{A7E1A789-436D-4138-A0F5-7F8F24A47880}" destId="{1D094153-5E47-46B1-B857-1FC632002D4C}" srcOrd="2" destOrd="0" presId="urn:microsoft.com/office/officeart/2005/8/layout/cycle2"/>
    <dgm:cxn modelId="{04448B3B-91CB-43FC-ADCA-749B6AA85D24}" type="presParOf" srcId="{A7E1A789-436D-4138-A0F5-7F8F24A47880}" destId="{45BF1E84-9D63-4696-9C82-488842DEC3C0}" srcOrd="3" destOrd="0" presId="urn:microsoft.com/office/officeart/2005/8/layout/cycle2"/>
    <dgm:cxn modelId="{F9648C5C-01CE-4FD2-A85B-FE2970E1A0F0}" type="presParOf" srcId="{45BF1E84-9D63-4696-9C82-488842DEC3C0}" destId="{C39AC280-4CE5-41F2-B9E6-1858260F87B1}" srcOrd="0" destOrd="0" presId="urn:microsoft.com/office/officeart/2005/8/layout/cycle2"/>
    <dgm:cxn modelId="{58CB43A3-4197-4E45-A2C1-78D2281586A0}" type="presParOf" srcId="{A7E1A789-436D-4138-A0F5-7F8F24A47880}" destId="{C207EF66-2101-4072-A9C6-5C85FE412E77}" srcOrd="4" destOrd="0" presId="urn:microsoft.com/office/officeart/2005/8/layout/cycle2"/>
    <dgm:cxn modelId="{93FF65B3-FC4C-47F3-866E-9FFF4AAF6061}" type="presParOf" srcId="{A7E1A789-436D-4138-A0F5-7F8F24A47880}" destId="{57AE5DB2-4BDE-4307-A4CD-A92F52EA6313}" srcOrd="5" destOrd="0" presId="urn:microsoft.com/office/officeart/2005/8/layout/cycle2"/>
    <dgm:cxn modelId="{ED20FD47-A1A8-425C-AE7C-F1841D35EB95}" type="presParOf" srcId="{57AE5DB2-4BDE-4307-A4CD-A92F52EA6313}" destId="{6163D84C-4CD0-4675-8C18-3E0A6282A228}" srcOrd="0" destOrd="0" presId="urn:microsoft.com/office/officeart/2005/8/layout/cycle2"/>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4AE7EA-2EE8-4A0F-AA2B-8B2528E58720}">
      <dsp:nvSpPr>
        <dsp:cNvPr id="0" name=""/>
        <dsp:cNvSpPr/>
      </dsp:nvSpPr>
      <dsp:spPr>
        <a:xfrm>
          <a:off x="753426" y="62"/>
          <a:ext cx="792726" cy="792726"/>
        </a:xfrm>
        <a:prstGeom prst="ellipse">
          <a:avLst/>
        </a:prstGeom>
        <a:solidFill>
          <a:srgbClr val="FF0000"/>
        </a:solidFill>
        <a:ln>
          <a:noFill/>
        </a:ln>
        <a:effectLst/>
      </dsp:spPr>
      <dsp:style>
        <a:lnRef idx="0">
          <a:scrgbClr r="0" g="0" b="0"/>
        </a:lnRef>
        <a:fillRef idx="0">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Red</a:t>
          </a:r>
        </a:p>
      </dsp:txBody>
      <dsp:txXfrm>
        <a:off x="869518" y="116154"/>
        <a:ext cx="560542" cy="560542"/>
      </dsp:txXfrm>
    </dsp:sp>
    <dsp:sp modelId="{A48CAA50-11BD-4096-AA13-C0106CC74D7D}">
      <dsp:nvSpPr>
        <dsp:cNvPr id="0" name=""/>
        <dsp:cNvSpPr/>
      </dsp:nvSpPr>
      <dsp:spPr>
        <a:xfrm rot="3600000">
          <a:off x="1339038" y="772678"/>
          <a:ext cx="210429" cy="2675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354820" y="798851"/>
        <a:ext cx="147300" cy="160527"/>
      </dsp:txXfrm>
    </dsp:sp>
    <dsp:sp modelId="{1D094153-5E47-46B1-B857-1FC632002D4C}">
      <dsp:nvSpPr>
        <dsp:cNvPr id="0" name=""/>
        <dsp:cNvSpPr/>
      </dsp:nvSpPr>
      <dsp:spPr>
        <a:xfrm>
          <a:off x="1348308" y="1030428"/>
          <a:ext cx="792726" cy="792726"/>
        </a:xfrm>
        <a:prstGeom prst="ellipse">
          <a:avLst/>
        </a:prstGeom>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6"/>
        </a:lnRef>
        <a:fillRef idx="3">
          <a:schemeClr val="accent6"/>
        </a:fillRef>
        <a:effectRef idx="3">
          <a:schemeClr val="accent6"/>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Green</a:t>
          </a:r>
        </a:p>
      </dsp:txBody>
      <dsp:txXfrm>
        <a:off x="1464400" y="1146520"/>
        <a:ext cx="560542" cy="560542"/>
      </dsp:txXfrm>
    </dsp:sp>
    <dsp:sp modelId="{45BF1E84-9D63-4696-9C82-488842DEC3C0}">
      <dsp:nvSpPr>
        <dsp:cNvPr id="0" name=""/>
        <dsp:cNvSpPr/>
      </dsp:nvSpPr>
      <dsp:spPr>
        <a:xfrm rot="10800000">
          <a:off x="1050530" y="1293018"/>
          <a:ext cx="210429" cy="2675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rot="10800000">
        <a:off x="1113659" y="1346527"/>
        <a:ext cx="147300" cy="160527"/>
      </dsp:txXfrm>
    </dsp:sp>
    <dsp:sp modelId="{C207EF66-2101-4072-A9C6-5C85FE412E77}">
      <dsp:nvSpPr>
        <dsp:cNvPr id="0" name=""/>
        <dsp:cNvSpPr/>
      </dsp:nvSpPr>
      <dsp:spPr>
        <a:xfrm>
          <a:off x="158545" y="1030428"/>
          <a:ext cx="792726" cy="79272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kern="1200"/>
            <a:t>Refactor</a:t>
          </a:r>
        </a:p>
      </dsp:txBody>
      <dsp:txXfrm>
        <a:off x="274637" y="1146520"/>
        <a:ext cx="560542" cy="560542"/>
      </dsp:txXfrm>
    </dsp:sp>
    <dsp:sp modelId="{57AE5DB2-4BDE-4307-A4CD-A92F52EA6313}">
      <dsp:nvSpPr>
        <dsp:cNvPr id="0" name=""/>
        <dsp:cNvSpPr/>
      </dsp:nvSpPr>
      <dsp:spPr>
        <a:xfrm rot="18000000">
          <a:off x="744156" y="782993"/>
          <a:ext cx="210429" cy="26754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759938" y="863838"/>
        <a:ext cx="147300" cy="160527"/>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FBCBE-F1B9-4790-AC8D-ED70BACDE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34</Pages>
  <Words>11238</Words>
  <Characters>64063</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אלנה רווה</dc:creator>
  <cp:lastModifiedBy>robert saliba</cp:lastModifiedBy>
  <cp:revision>36</cp:revision>
  <cp:lastPrinted>2020-06-21T09:24:00Z</cp:lastPrinted>
  <dcterms:created xsi:type="dcterms:W3CDTF">2026-06-25T06:50:00Z</dcterms:created>
  <dcterms:modified xsi:type="dcterms:W3CDTF">2026-07-16T17:02:00Z</dcterms:modified>
</cp:coreProperties>
</file>